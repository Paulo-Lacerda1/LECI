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93F248" w14:textId="05DED44C" w:rsidR="00B4236A" w:rsidRDefault="00B4236A" w:rsidP="00B4236A">
      <w:pPr>
        <w:pStyle w:val="Ttulo"/>
        <w:jc w:val="center"/>
        <w:rPr>
          <w:sz w:val="40"/>
          <w:szCs w:val="40"/>
        </w:rPr>
      </w:pPr>
      <w:bookmarkStart w:id="0" w:name="_Hlk184147228"/>
      <w:bookmarkEnd w:id="0"/>
    </w:p>
    <w:p w14:paraId="7243C4FC" w14:textId="49F76C2D" w:rsidR="00B4236A" w:rsidRDefault="00B4236A" w:rsidP="00B4236A">
      <w:pPr>
        <w:pStyle w:val="Ttulo"/>
        <w:jc w:val="center"/>
        <w:rPr>
          <w:sz w:val="40"/>
          <w:szCs w:val="40"/>
        </w:rPr>
      </w:pPr>
    </w:p>
    <w:p w14:paraId="7D5ED5FC" w14:textId="0FD22A25" w:rsidR="00B4236A" w:rsidRDefault="00B4236A" w:rsidP="00B4236A">
      <w:pPr>
        <w:pStyle w:val="Ttulo"/>
        <w:jc w:val="center"/>
        <w:rPr>
          <w:sz w:val="40"/>
          <w:szCs w:val="40"/>
        </w:rPr>
      </w:pPr>
    </w:p>
    <w:p w14:paraId="2CF91336" w14:textId="3F3ECF20" w:rsidR="00B4236A" w:rsidRDefault="00DB0183" w:rsidP="00B4236A">
      <w:pPr>
        <w:pStyle w:val="Ttulo"/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94D7D4" wp14:editId="10968E38">
            <wp:simplePos x="0" y="0"/>
            <wp:positionH relativeFrom="margin">
              <wp:align>center</wp:align>
            </wp:positionH>
            <wp:positionV relativeFrom="paragraph">
              <wp:posOffset>110172</wp:posOffset>
            </wp:positionV>
            <wp:extent cx="1005840" cy="1063625"/>
            <wp:effectExtent l="0" t="0" r="3810" b="3175"/>
            <wp:wrapTight wrapText="bothSides">
              <wp:wrapPolygon edited="0">
                <wp:start x="0" y="0"/>
                <wp:lineTo x="0" y="21278"/>
                <wp:lineTo x="21273" y="21278"/>
                <wp:lineTo x="21273" y="0"/>
                <wp:lineTo x="0" y="0"/>
              </wp:wrapPolygon>
            </wp:wrapTight>
            <wp:docPr id="361328396" name="Imagem 8" descr="Uma imagem com logótipo, símbol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28396" name="Imagem 8" descr="Uma imagem com logótipo, símbolo, clipart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903AC8" w14:textId="77777777" w:rsidR="00B4236A" w:rsidRDefault="00B4236A" w:rsidP="00B4236A">
      <w:pPr>
        <w:pStyle w:val="Ttulo"/>
        <w:jc w:val="center"/>
        <w:rPr>
          <w:sz w:val="40"/>
          <w:szCs w:val="40"/>
        </w:rPr>
      </w:pPr>
    </w:p>
    <w:p w14:paraId="7C0B7E37" w14:textId="77777777" w:rsidR="00B4236A" w:rsidRDefault="00B4236A" w:rsidP="00B4236A">
      <w:pPr>
        <w:pStyle w:val="Ttulo"/>
        <w:jc w:val="center"/>
        <w:rPr>
          <w:sz w:val="40"/>
          <w:szCs w:val="40"/>
        </w:rPr>
      </w:pPr>
    </w:p>
    <w:p w14:paraId="1BAF9344" w14:textId="77777777" w:rsidR="00CF5424" w:rsidRDefault="00CF5424" w:rsidP="00B4236A">
      <w:pPr>
        <w:pStyle w:val="Ttulo"/>
        <w:jc w:val="center"/>
        <w:rPr>
          <w:sz w:val="40"/>
          <w:szCs w:val="40"/>
        </w:rPr>
      </w:pPr>
    </w:p>
    <w:p w14:paraId="33EED015" w14:textId="77777777" w:rsidR="00DB0183" w:rsidRPr="00DB0183" w:rsidRDefault="00DB0183" w:rsidP="00DB0183"/>
    <w:p w14:paraId="7AF378E3" w14:textId="00A3819A" w:rsidR="00B4236A" w:rsidRPr="009A70CE" w:rsidRDefault="00B4236A" w:rsidP="00B4236A">
      <w:pPr>
        <w:pStyle w:val="Ttulo"/>
        <w:jc w:val="center"/>
        <w:rPr>
          <w:sz w:val="72"/>
          <w:szCs w:val="72"/>
        </w:rPr>
      </w:pPr>
      <w:r w:rsidRPr="009A70CE">
        <w:rPr>
          <w:sz w:val="72"/>
          <w:szCs w:val="72"/>
        </w:rPr>
        <w:t xml:space="preserve">Bobinas de Helmholtz </w:t>
      </w:r>
    </w:p>
    <w:p w14:paraId="6D795B37" w14:textId="77777777" w:rsidR="009A70CE" w:rsidRPr="009A70CE" w:rsidRDefault="009A70CE" w:rsidP="009A70CE">
      <w:pPr>
        <w:rPr>
          <w:sz w:val="32"/>
          <w:szCs w:val="32"/>
        </w:rPr>
      </w:pPr>
    </w:p>
    <w:p w14:paraId="00F779E4" w14:textId="0DBEFD07" w:rsidR="00466F53" w:rsidRPr="006A6FA2" w:rsidRDefault="00B4236A" w:rsidP="00B4236A">
      <w:pPr>
        <w:pStyle w:val="Ttulo"/>
        <w:jc w:val="center"/>
      </w:pPr>
      <w:r w:rsidRPr="006A6FA2">
        <w:t>Relatório</w:t>
      </w:r>
      <w:r w:rsidR="008D0A4B">
        <w:t xml:space="preserve"> 2</w:t>
      </w:r>
    </w:p>
    <w:p w14:paraId="3290096A" w14:textId="77777777" w:rsidR="00B4236A" w:rsidRDefault="00B4236A" w:rsidP="00B4236A"/>
    <w:p w14:paraId="79FD7BB0" w14:textId="7EEC22D4" w:rsidR="00B4236A" w:rsidRDefault="00B4236A" w:rsidP="00B4236A"/>
    <w:p w14:paraId="3485777A" w14:textId="77777777" w:rsidR="00CF5424" w:rsidRDefault="00CF5424" w:rsidP="00B4236A"/>
    <w:p w14:paraId="23DA16A5" w14:textId="77777777" w:rsidR="00CF5424" w:rsidRDefault="00CF5424" w:rsidP="00B4236A"/>
    <w:p w14:paraId="02EA5904" w14:textId="444DC260" w:rsidR="00B4236A" w:rsidRDefault="00B4236A" w:rsidP="00B4236A">
      <w:pPr>
        <w:pStyle w:val="Ttulo1"/>
        <w:jc w:val="center"/>
        <w:rPr>
          <w:color w:val="auto"/>
          <w:sz w:val="32"/>
          <w:szCs w:val="32"/>
        </w:rPr>
      </w:pPr>
      <w:bookmarkStart w:id="1" w:name="_Toc184290510"/>
      <w:r w:rsidRPr="00B4236A">
        <w:rPr>
          <w:color w:val="auto"/>
          <w:sz w:val="32"/>
          <w:szCs w:val="32"/>
        </w:rPr>
        <w:t>Mecânica e campo eletromagnético (MCE)</w:t>
      </w:r>
      <w:r w:rsidR="006A6FA2">
        <w:rPr>
          <w:color w:val="auto"/>
          <w:sz w:val="32"/>
          <w:szCs w:val="32"/>
        </w:rPr>
        <w:t xml:space="preserve"> – Trabalho prático 2</w:t>
      </w:r>
      <w:bookmarkEnd w:id="1"/>
    </w:p>
    <w:p w14:paraId="6A3055FC" w14:textId="64FE6E33" w:rsidR="00B4236A" w:rsidRDefault="00B4236A" w:rsidP="00B4236A">
      <w:pPr>
        <w:jc w:val="center"/>
      </w:pPr>
      <w:r w:rsidRPr="00B4236A">
        <w:t>Ano Letivo 202</w:t>
      </w:r>
      <w:r>
        <w:t>4</w:t>
      </w:r>
      <w:r w:rsidRPr="00B4236A">
        <w:t>/202</w:t>
      </w:r>
      <w:r>
        <w:t>5</w:t>
      </w:r>
      <w:r w:rsidR="00351D01">
        <w:t xml:space="preserve"> | </w:t>
      </w:r>
      <w:r w:rsidRPr="00B4236A">
        <w:t xml:space="preserve">Turma: </w:t>
      </w:r>
      <w:r w:rsidR="0936FA15">
        <w:t>PL2</w:t>
      </w:r>
    </w:p>
    <w:p w14:paraId="7F1DACF8" w14:textId="77777777" w:rsidR="00B4236A" w:rsidRDefault="00B4236A" w:rsidP="00B4236A">
      <w:pPr>
        <w:jc w:val="center"/>
      </w:pPr>
    </w:p>
    <w:p w14:paraId="183A798C" w14:textId="5B5FA3D9" w:rsidR="00B4236A" w:rsidRDefault="00B4236A" w:rsidP="00B4236A">
      <w:pPr>
        <w:jc w:val="center"/>
      </w:pPr>
      <w:r w:rsidRPr="00B4236A">
        <w:t xml:space="preserve"> </w:t>
      </w:r>
    </w:p>
    <w:p w14:paraId="6F8FFE97" w14:textId="15DB1BF0" w:rsidR="00B4236A" w:rsidRDefault="16BA06BA" w:rsidP="00B4236A">
      <w:pPr>
        <w:jc w:val="center"/>
      </w:pPr>
      <w:r>
        <w:t>119255</w:t>
      </w:r>
      <w:r w:rsidR="00B4236A" w:rsidRPr="00B4236A">
        <w:t xml:space="preserve"> </w:t>
      </w:r>
      <w:r w:rsidR="2B9449EA">
        <w:t>Guilherme</w:t>
      </w:r>
      <w:r w:rsidR="00B4236A" w:rsidRPr="00B4236A">
        <w:t xml:space="preserve"> </w:t>
      </w:r>
      <w:r w:rsidR="76C1E876">
        <w:t>Goulart</w:t>
      </w:r>
      <w:r w:rsidR="02CC70C6">
        <w:t xml:space="preserve"> </w:t>
      </w:r>
    </w:p>
    <w:p w14:paraId="4CD071A6" w14:textId="6431A2CD" w:rsidR="00B4236A" w:rsidRDefault="672B2445" w:rsidP="00B4236A">
      <w:pPr>
        <w:jc w:val="center"/>
      </w:pPr>
      <w:r>
        <w:t xml:space="preserve">112938 Martim Calisto </w:t>
      </w:r>
      <w:r w:rsidR="7519DB2E">
        <w:t>Pinheiro</w:t>
      </w:r>
    </w:p>
    <w:p w14:paraId="22FE7147" w14:textId="44D26AAB" w:rsidR="00CF5424" w:rsidRDefault="5880912A" w:rsidP="004E1E3E">
      <w:pPr>
        <w:jc w:val="center"/>
      </w:pPr>
      <w:r>
        <w:t>120202</w:t>
      </w:r>
      <w:r w:rsidR="00B4236A" w:rsidRPr="00B4236A">
        <w:t xml:space="preserve"> </w:t>
      </w:r>
      <w:r w:rsidR="731F923D">
        <w:t>Paulo Lacerda</w:t>
      </w:r>
      <w:r w:rsidR="00B4236A" w:rsidRPr="00B4236A">
        <w:t xml:space="preserve"> </w:t>
      </w:r>
    </w:p>
    <w:p w14:paraId="3AA347BB" w14:textId="0CCF66D4" w:rsidR="00E34BD5" w:rsidRDefault="236E1AE8" w:rsidP="00E34BD5">
      <w:pPr>
        <w:rPr>
          <w:sz w:val="44"/>
          <w:szCs w:val="44"/>
        </w:rPr>
      </w:pPr>
      <w:r>
        <w:br w:type="page"/>
      </w:r>
      <w:r w:rsidR="00F07DAB">
        <w:rPr>
          <w:sz w:val="44"/>
          <w:szCs w:val="44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pt-PT"/>
          <w14:ligatures w14:val="standardContextual"/>
        </w:rPr>
        <w:id w:val="-6824262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F17E15" w14:textId="4143EF9A" w:rsidR="00412CC7" w:rsidRDefault="00412CC7">
          <w:pPr>
            <w:pStyle w:val="Cabealhodondice"/>
          </w:pPr>
        </w:p>
        <w:p w14:paraId="1E4EFC1C" w14:textId="48EA6A14" w:rsidR="00412CC7" w:rsidRDefault="00E100F0" w:rsidP="00E100F0">
          <w:pPr>
            <w:pStyle w:val="ndice1"/>
            <w:tabs>
              <w:tab w:val="right" w:leader="dot" w:pos="10456"/>
            </w:tabs>
            <w:rPr>
              <w:rStyle w:val="Hiperligao"/>
              <w:noProof/>
            </w:rPr>
          </w:pPr>
          <w:r>
            <w:t>1.</w:t>
          </w:r>
          <w:r w:rsidR="00412CC7">
            <w:fldChar w:fldCharType="begin"/>
          </w:r>
          <w:r w:rsidR="00412CC7">
            <w:instrText xml:space="preserve"> TOC \o "1-3" \h \z \u </w:instrText>
          </w:r>
          <w:r w:rsidR="00412CC7">
            <w:fldChar w:fldCharType="separate"/>
          </w:r>
          <w:hyperlink w:anchor="_Toc184290510" w:history="1">
            <w:r w:rsidR="00412CC7">
              <w:rPr>
                <w:rStyle w:val="Hiperligao"/>
                <w:noProof/>
              </w:rPr>
              <w:t>Breve Introdução Teórica</w:t>
            </w:r>
            <w:r w:rsidR="00412CC7">
              <w:rPr>
                <w:noProof/>
                <w:webHidden/>
              </w:rPr>
              <w:tab/>
              <w:t>3</w:t>
            </w:r>
          </w:hyperlink>
        </w:p>
        <w:p w14:paraId="54DFA480" w14:textId="3C95CA61" w:rsidR="00412CC7" w:rsidRDefault="00E100F0" w:rsidP="00412CC7">
          <w:pPr>
            <w:pStyle w:val="ndice1"/>
            <w:tabs>
              <w:tab w:val="right" w:leader="dot" w:pos="10456"/>
            </w:tabs>
            <w:rPr>
              <w:rStyle w:val="Hiperligao"/>
              <w:noProof/>
            </w:rPr>
          </w:pPr>
          <w:hyperlink w:anchor="_Toc184290510" w:history="1">
            <w:r>
              <w:rPr>
                <w:rStyle w:val="Hiperligao"/>
                <w:noProof/>
              </w:rPr>
              <w:t>2. I</w:t>
            </w:r>
            <w:r w:rsidR="00412CC7">
              <w:rPr>
                <w:rStyle w:val="Hiperligao"/>
                <w:noProof/>
              </w:rPr>
              <w:t>ntrodução</w:t>
            </w:r>
            <w:r w:rsidR="00412CC7">
              <w:rPr>
                <w:noProof/>
                <w:webHidden/>
              </w:rPr>
              <w:tab/>
              <w:t>3</w:t>
            </w:r>
          </w:hyperlink>
        </w:p>
        <w:p w14:paraId="686C5AA9" w14:textId="735F407E" w:rsidR="00412CC7" w:rsidRDefault="00E100F0" w:rsidP="00412CC7">
          <w:pPr>
            <w:pStyle w:val="ndice1"/>
            <w:tabs>
              <w:tab w:val="right" w:leader="dot" w:pos="10456"/>
            </w:tabs>
            <w:rPr>
              <w:rStyle w:val="Hiperligao"/>
              <w:noProof/>
            </w:rPr>
          </w:pPr>
          <w:hyperlink w:anchor="_Toc184290510" w:history="1">
            <w:r>
              <w:rPr>
                <w:rStyle w:val="Hiperligao"/>
                <w:noProof/>
              </w:rPr>
              <w:t>3. C</w:t>
            </w:r>
            <w:r w:rsidR="00412CC7">
              <w:rPr>
                <w:rStyle w:val="Hiperligao"/>
                <w:noProof/>
              </w:rPr>
              <w:t>ontextualização Teorico-experimental</w:t>
            </w:r>
            <w:r w:rsidR="00412CC7">
              <w:rPr>
                <w:noProof/>
                <w:webHidden/>
              </w:rPr>
              <w:tab/>
              <w:t>5</w:t>
            </w:r>
          </w:hyperlink>
        </w:p>
        <w:p w14:paraId="0A60C672" w14:textId="1ED69915" w:rsidR="00412CC7" w:rsidRDefault="00E100F0" w:rsidP="00412CC7">
          <w:pPr>
            <w:pStyle w:val="ndice1"/>
            <w:tabs>
              <w:tab w:val="right" w:leader="dot" w:pos="10456"/>
            </w:tabs>
            <w:rPr>
              <w:rStyle w:val="Hiperligao"/>
              <w:noProof/>
            </w:rPr>
          </w:pPr>
          <w:hyperlink w:anchor="_Toc184290510" w:history="1">
            <w:r>
              <w:rPr>
                <w:rStyle w:val="Hiperligao"/>
                <w:noProof/>
              </w:rPr>
              <w:t>4. A</w:t>
            </w:r>
            <w:r w:rsidR="00351D01">
              <w:rPr>
                <w:rStyle w:val="Hiperligao"/>
                <w:noProof/>
              </w:rPr>
              <w:t>nálise</w:t>
            </w:r>
            <w:r w:rsidR="00412CC7">
              <w:rPr>
                <w:rStyle w:val="Hiperligao"/>
                <w:noProof/>
              </w:rPr>
              <w:t xml:space="preserve"> Experimenta</w:t>
            </w:r>
            <w:r w:rsidR="00351D01">
              <w:rPr>
                <w:rStyle w:val="Hiperligao"/>
                <w:noProof/>
              </w:rPr>
              <w:t>l</w:t>
            </w:r>
            <w:r w:rsidR="00412CC7">
              <w:rPr>
                <w:noProof/>
                <w:webHidden/>
              </w:rPr>
              <w:tab/>
              <w:t>6</w:t>
            </w:r>
          </w:hyperlink>
        </w:p>
        <w:p w14:paraId="4C5323E3" w14:textId="4B45BFF5" w:rsidR="00351D01" w:rsidRDefault="00E100F0" w:rsidP="00351D01">
          <w:pPr>
            <w:pStyle w:val="ndice1"/>
            <w:tabs>
              <w:tab w:val="right" w:leader="dot" w:pos="10456"/>
            </w:tabs>
            <w:rPr>
              <w:rStyle w:val="Hiperligao"/>
              <w:noProof/>
            </w:rPr>
          </w:pPr>
          <w:hyperlink w:anchor="_Toc184290510" w:history="1">
            <w:r>
              <w:rPr>
                <w:rStyle w:val="Hiperligao"/>
                <w:noProof/>
              </w:rPr>
              <w:t>5. C</w:t>
            </w:r>
            <w:r w:rsidR="00351D01">
              <w:rPr>
                <w:rStyle w:val="Hiperligao"/>
                <w:noProof/>
              </w:rPr>
              <w:t>onclusão</w:t>
            </w:r>
            <w:r w:rsidR="00351D01">
              <w:rPr>
                <w:noProof/>
                <w:webHidden/>
              </w:rPr>
              <w:tab/>
              <w:t>10</w:t>
            </w:r>
          </w:hyperlink>
        </w:p>
        <w:p w14:paraId="45BA64D2" w14:textId="77777777" w:rsidR="00412CC7" w:rsidRPr="00412CC7" w:rsidRDefault="00412CC7" w:rsidP="00412CC7"/>
        <w:p w14:paraId="517EC432" w14:textId="16DF4489" w:rsidR="00412CC7" w:rsidRDefault="00412CC7">
          <w:r>
            <w:rPr>
              <w:b/>
              <w:bCs/>
              <w:noProof/>
            </w:rPr>
            <w:fldChar w:fldCharType="end"/>
          </w:r>
        </w:p>
      </w:sdtContent>
    </w:sdt>
    <w:p w14:paraId="5E4D1E23" w14:textId="77777777" w:rsidR="00F07DAB" w:rsidRDefault="00F07DAB">
      <w:pPr>
        <w:rPr>
          <w:sz w:val="44"/>
          <w:szCs w:val="44"/>
        </w:rPr>
      </w:pPr>
    </w:p>
    <w:p w14:paraId="78953539" w14:textId="77777777" w:rsidR="00F07DAB" w:rsidRDefault="00F07DAB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A66461B" w14:textId="77777777" w:rsidR="00F07DAB" w:rsidRDefault="00F07DAB"/>
    <w:p w14:paraId="420FA057" w14:textId="77777777" w:rsidR="00E34BD5" w:rsidRDefault="00E34BD5" w:rsidP="00E34BD5"/>
    <w:p w14:paraId="2503B424" w14:textId="49E66AC0" w:rsidR="00E34BD5" w:rsidRPr="00E34BD5" w:rsidRDefault="00E34BD5" w:rsidP="00E34BD5">
      <w:pPr>
        <w:pStyle w:val="PargrafodaLista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Breve Introdução Teórica</w:t>
      </w:r>
    </w:p>
    <w:p w14:paraId="5E29CF6F" w14:textId="77777777" w:rsidR="0064402A" w:rsidRPr="00A00101" w:rsidRDefault="0064402A" w:rsidP="0064402A"/>
    <w:p w14:paraId="0507ADF8" w14:textId="77777777" w:rsidR="0064402A" w:rsidRPr="00A00101" w:rsidRDefault="0064402A" w:rsidP="0064402A">
      <w:pPr>
        <w:jc w:val="center"/>
        <w:rPr>
          <w:sz w:val="28"/>
          <w:szCs w:val="28"/>
        </w:rPr>
      </w:pPr>
      <w:r w:rsidRPr="00A00101">
        <w:rPr>
          <w:sz w:val="28"/>
          <w:szCs w:val="28"/>
        </w:rPr>
        <w:t xml:space="preserve">PRODUÇÃO DE CAMPOS MAGNÉTICOS A PARTIR DE CORRENTES: </w:t>
      </w:r>
    </w:p>
    <w:p w14:paraId="131E789A" w14:textId="02456745" w:rsidR="0064402A" w:rsidRDefault="0064402A" w:rsidP="0064402A">
      <w:pPr>
        <w:jc w:val="center"/>
        <w:rPr>
          <w:sz w:val="28"/>
          <w:szCs w:val="28"/>
        </w:rPr>
      </w:pPr>
      <w:r w:rsidRPr="00A00101">
        <w:rPr>
          <w:sz w:val="28"/>
          <w:szCs w:val="28"/>
        </w:rPr>
        <w:t>O SOLENÓIDE PADRÃO</w:t>
      </w:r>
    </w:p>
    <w:p w14:paraId="2E1D6CEF" w14:textId="5C869C41" w:rsidR="66865CCE" w:rsidRDefault="66865CCE" w:rsidP="66865CCE">
      <w:pPr>
        <w:jc w:val="center"/>
        <w:rPr>
          <w:sz w:val="28"/>
          <w:szCs w:val="28"/>
        </w:rPr>
      </w:pPr>
    </w:p>
    <w:p w14:paraId="1305742E" w14:textId="77777777" w:rsidR="0064402A" w:rsidRPr="00C32E2B" w:rsidRDefault="0064402A" w:rsidP="0064402A">
      <w:pPr>
        <w:ind w:firstLine="708"/>
        <w:jc w:val="both"/>
        <w:rPr>
          <w:rFonts w:ascii="Aptos Body" w:hAnsi="Aptos Body"/>
          <w:sz w:val="20"/>
          <w:szCs w:val="20"/>
        </w:rPr>
      </w:pPr>
      <w:r w:rsidRPr="66865CCE">
        <w:rPr>
          <w:rFonts w:ascii="Aptos Body" w:hAnsi="Aptos Body"/>
          <w:sz w:val="20"/>
          <w:szCs w:val="20"/>
        </w:rPr>
        <w:t xml:space="preserve">Correntes elétricas e cargas em movimento produzem campos magnéticos que podem ser calculados através da Lei de Biot-Savart ou através da Lei de Ampère. Do ponto de vista físico, o solenoide pode considerar-se como um conjunto de anéis idênticos, alinhados lado a lado e percorridos pela mesma corrente </w:t>
      </w:r>
      <w:r w:rsidRPr="66865CCE">
        <w:rPr>
          <w:rFonts w:ascii="Cambria Math" w:hAnsi="Cambria Math" w:cs="Cambria Math"/>
          <w:sz w:val="20"/>
          <w:szCs w:val="20"/>
        </w:rPr>
        <w:t>𝐼</w:t>
      </w:r>
      <w:r w:rsidRPr="66865CCE">
        <w:rPr>
          <w:rFonts w:ascii="Aptos Body" w:hAnsi="Aptos Body" w:cs="Nirmala UI"/>
          <w:sz w:val="20"/>
          <w:szCs w:val="20"/>
          <w:vertAlign w:val="subscript"/>
        </w:rPr>
        <w:t>s</w:t>
      </w:r>
      <w:r w:rsidRPr="66865CCE">
        <w:rPr>
          <w:rFonts w:ascii="Aptos Body" w:hAnsi="Aptos Body"/>
          <w:sz w:val="20"/>
          <w:szCs w:val="20"/>
        </w:rPr>
        <w:t>. No caso de um solenoide de comprimento infinito, a expressão do campo magnético no seu interior tem apenas a componente longitudinal (isto é, paralela ao eixo principal) e é dada por:</w:t>
      </w:r>
    </w:p>
    <w:p w14:paraId="5346C015" w14:textId="77777777" w:rsidR="0064402A" w:rsidRPr="00C32E2B" w:rsidRDefault="0064402A" w:rsidP="0064402A">
      <w:pPr>
        <w:ind w:firstLine="708"/>
        <w:jc w:val="both"/>
        <w:rPr>
          <w:rFonts w:ascii="Aptos Body" w:hAnsi="Aptos Body"/>
          <w:sz w:val="20"/>
          <w:szCs w:val="20"/>
        </w:rPr>
      </w:pPr>
      <w:r w:rsidRPr="00C32E2B">
        <w:rPr>
          <w:rFonts w:ascii="Aptos Body" w:hAnsi="Aptos Body"/>
          <w:noProof/>
        </w:rPr>
        <w:drawing>
          <wp:anchor distT="0" distB="0" distL="114300" distR="114300" simplePos="0" relativeHeight="251658241" behindDoc="1" locked="0" layoutInCell="1" allowOverlap="1" wp14:anchorId="03CED158" wp14:editId="3041DD55">
            <wp:simplePos x="0" y="0"/>
            <wp:positionH relativeFrom="margin">
              <wp:align>center</wp:align>
            </wp:positionH>
            <wp:positionV relativeFrom="paragraph">
              <wp:posOffset>115570</wp:posOffset>
            </wp:positionV>
            <wp:extent cx="1150620" cy="369130"/>
            <wp:effectExtent l="0" t="0" r="0" b="0"/>
            <wp:wrapNone/>
            <wp:docPr id="415271719" name="Picture 1" descr="A math equation with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98343" name="Picture 1" descr="A math equation with a white background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36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3C862" w14:textId="77777777" w:rsidR="0064402A" w:rsidRPr="00C32E2B" w:rsidRDefault="0064402A" w:rsidP="0064402A">
      <w:pPr>
        <w:ind w:firstLine="708"/>
        <w:jc w:val="both"/>
        <w:rPr>
          <w:rFonts w:ascii="Aptos Body" w:hAnsi="Aptos Body"/>
          <w:sz w:val="20"/>
          <w:szCs w:val="20"/>
        </w:rPr>
      </w:pPr>
    </w:p>
    <w:p w14:paraId="2F6B40E1" w14:textId="77777777" w:rsidR="0064402A" w:rsidRDefault="0064402A" w:rsidP="0064402A">
      <w:pPr>
        <w:jc w:val="both"/>
        <w:rPr>
          <w:rFonts w:ascii="Aptos Body" w:hAnsi="Aptos Body"/>
          <w:sz w:val="20"/>
          <w:szCs w:val="20"/>
        </w:rPr>
      </w:pPr>
      <w:r w:rsidRPr="66865CCE">
        <w:rPr>
          <w:rFonts w:ascii="Aptos Body" w:hAnsi="Aptos Body"/>
          <w:sz w:val="20"/>
          <w:szCs w:val="20"/>
        </w:rPr>
        <w:t xml:space="preserve">sendo </w:t>
      </w:r>
      <w:r w:rsidRPr="66865CCE">
        <w:rPr>
          <w:rFonts w:ascii="Cambria Math" w:hAnsi="Cambria Math" w:cs="Cambria Math"/>
          <w:sz w:val="20"/>
          <w:szCs w:val="20"/>
        </w:rPr>
        <w:t>𝑁</w:t>
      </w:r>
      <w:r w:rsidRPr="66865CCE">
        <w:rPr>
          <w:rFonts w:ascii="Aptos Body" w:hAnsi="Aptos Body"/>
          <w:sz w:val="20"/>
          <w:szCs w:val="20"/>
        </w:rPr>
        <w:t>/</w:t>
      </w:r>
      <w:r w:rsidRPr="66865CCE">
        <w:rPr>
          <w:rFonts w:ascii="Cambria Math" w:hAnsi="Cambria Math" w:cs="Cambria Math"/>
          <w:sz w:val="20"/>
          <w:szCs w:val="20"/>
        </w:rPr>
        <w:t>𝑙</w:t>
      </w:r>
      <w:r w:rsidRPr="66865CCE">
        <w:rPr>
          <w:rFonts w:ascii="Aptos Body" w:hAnsi="Aptos Body"/>
          <w:sz w:val="20"/>
          <w:szCs w:val="20"/>
        </w:rPr>
        <w:t xml:space="preserve"> o número de espiras por unidade de comprimento do solenoide, </w:t>
      </w:r>
      <w:r w:rsidRPr="66865CCE">
        <w:rPr>
          <w:rFonts w:ascii="Cambria Math" w:hAnsi="Cambria Math" w:cs="Cambria Math"/>
          <w:sz w:val="20"/>
          <w:szCs w:val="20"/>
        </w:rPr>
        <w:t>𝐼</w:t>
      </w:r>
      <w:r w:rsidRPr="66865CCE">
        <w:rPr>
          <w:rFonts w:ascii="Aptos Body" w:hAnsi="Aptos Body" w:cs="Cambria Math"/>
          <w:sz w:val="20"/>
          <w:szCs w:val="20"/>
          <w:vertAlign w:val="subscript"/>
        </w:rPr>
        <w:t>s</w:t>
      </w:r>
      <w:r w:rsidRPr="66865CCE">
        <w:rPr>
          <w:rFonts w:ascii="Aptos Body" w:hAnsi="Aptos Body"/>
          <w:sz w:val="20"/>
          <w:szCs w:val="20"/>
        </w:rPr>
        <w:t xml:space="preserve">, a corrente elétrica que o percorre e a constante </w:t>
      </w:r>
      <w:r w:rsidRPr="66865CCE">
        <w:rPr>
          <w:rFonts w:ascii="Cambria Math" w:hAnsi="Cambria Math" w:cs="Cambria Math"/>
          <w:sz w:val="20"/>
          <w:szCs w:val="20"/>
        </w:rPr>
        <w:t>𝜇</w:t>
      </w:r>
      <w:r w:rsidRPr="66865CCE">
        <w:rPr>
          <w:rFonts w:ascii="Aptos Body" w:eastAsiaTheme="minorEastAsia" w:hAnsi="Aptos Body" w:cs="Cambria Math"/>
          <w:sz w:val="20"/>
          <w:szCs w:val="20"/>
          <w:vertAlign w:val="subscript"/>
        </w:rPr>
        <w:t>0</w:t>
      </w:r>
      <w:r w:rsidRPr="66865CCE">
        <w:rPr>
          <w:rFonts w:ascii="Aptos Body" w:hAnsi="Aptos Body"/>
          <w:sz w:val="20"/>
          <w:szCs w:val="20"/>
        </w:rPr>
        <w:t xml:space="preserve"> é a permeabilidade magnética do vácuo (</w:t>
      </w:r>
      <w:r w:rsidRPr="66865CCE">
        <w:rPr>
          <w:rFonts w:ascii="Cambria Math" w:hAnsi="Cambria Math" w:cs="Cambria Math"/>
          <w:sz w:val="20"/>
          <w:szCs w:val="20"/>
        </w:rPr>
        <w:t>𝜇</w:t>
      </w:r>
      <w:r w:rsidRPr="66865CCE">
        <w:rPr>
          <w:rFonts w:ascii="Aptos Body" w:hAnsi="Aptos Body" w:cs="Aptos"/>
          <w:sz w:val="20"/>
          <w:szCs w:val="20"/>
          <w:vertAlign w:val="subscript"/>
        </w:rPr>
        <w:t>0</w:t>
      </w:r>
      <w:r w:rsidRPr="66865CCE">
        <w:rPr>
          <w:rFonts w:ascii="Aptos Body" w:hAnsi="Aptos Body"/>
          <w:sz w:val="20"/>
          <w:szCs w:val="20"/>
        </w:rPr>
        <w:t xml:space="preserve"> = 4</w:t>
      </w:r>
      <w:r w:rsidRPr="66865CCE">
        <w:rPr>
          <w:rFonts w:ascii="Cambria Math" w:hAnsi="Cambria Math" w:cs="Cambria Math"/>
          <w:sz w:val="20"/>
          <w:szCs w:val="20"/>
        </w:rPr>
        <w:t>𝜋</w:t>
      </w:r>
      <w:r w:rsidRPr="66865CCE">
        <w:rPr>
          <w:rFonts w:ascii="Aptos Body" w:hAnsi="Aptos Body"/>
          <w:sz w:val="20"/>
          <w:szCs w:val="20"/>
        </w:rPr>
        <w:t xml:space="preserve"> × 10</w:t>
      </w:r>
      <w:r w:rsidRPr="66865CCE">
        <w:rPr>
          <w:rFonts w:ascii="Aptos Body" w:hAnsi="Aptos Body" w:cs="Nirmala UI"/>
          <w:sz w:val="20"/>
          <w:szCs w:val="20"/>
          <w:vertAlign w:val="superscript"/>
        </w:rPr>
        <w:t>-7</w:t>
      </w:r>
      <w:r w:rsidRPr="66865CCE">
        <w:rPr>
          <w:rFonts w:ascii="Aptos Body" w:hAnsi="Aptos Body"/>
          <w:sz w:val="20"/>
          <w:szCs w:val="20"/>
        </w:rPr>
        <w:t xml:space="preserve"> Tm/A). Esta expressão pode considerar-se válida para um solenoide finito, cujo comprimento é muito maior que o raio, </w:t>
      </w:r>
      <w:r w:rsidRPr="66865CCE">
        <w:rPr>
          <w:rFonts w:ascii="Cambria Math" w:hAnsi="Cambria Math" w:cs="Cambria Math"/>
          <w:sz w:val="20"/>
          <w:szCs w:val="20"/>
        </w:rPr>
        <w:t>𝑙</w:t>
      </w:r>
      <w:r w:rsidRPr="66865CCE">
        <w:rPr>
          <w:rFonts w:ascii="Aptos Body" w:hAnsi="Aptos Body"/>
          <w:sz w:val="20"/>
          <w:szCs w:val="20"/>
        </w:rPr>
        <w:t xml:space="preserve"> &gt;&gt; </w:t>
      </w:r>
      <w:r w:rsidRPr="66865CCE">
        <w:rPr>
          <w:rFonts w:ascii="Cambria Math" w:hAnsi="Cambria Math" w:cs="Cambria Math"/>
          <w:sz w:val="20"/>
          <w:szCs w:val="20"/>
        </w:rPr>
        <w:t>𝑅</w:t>
      </w:r>
      <w:r w:rsidRPr="66865CCE">
        <w:rPr>
          <w:rFonts w:ascii="Aptos Body" w:hAnsi="Aptos Body"/>
          <w:sz w:val="20"/>
          <w:szCs w:val="20"/>
        </w:rPr>
        <w:t>. Um enrolamento deste tipo designa-se por solenoide-padrão</w:t>
      </w:r>
    </w:p>
    <w:p w14:paraId="40A4B315" w14:textId="77777777" w:rsidR="0064402A" w:rsidRDefault="0064402A" w:rsidP="0064402A">
      <w:pPr>
        <w:jc w:val="both"/>
        <w:rPr>
          <w:rFonts w:ascii="Aptos Body" w:hAnsi="Aptos Body"/>
          <w:sz w:val="20"/>
          <w:szCs w:val="20"/>
        </w:rPr>
      </w:pPr>
    </w:p>
    <w:p w14:paraId="09770114" w14:textId="77777777" w:rsidR="0064402A" w:rsidRPr="00C32E2B" w:rsidRDefault="0064402A" w:rsidP="0064402A">
      <w:pPr>
        <w:jc w:val="center"/>
        <w:rPr>
          <w:rFonts w:ascii="Aptos Body" w:eastAsiaTheme="minorEastAsia" w:hAnsi="Aptos Body" w:cs="Cambria Math"/>
          <w:sz w:val="20"/>
          <w:szCs w:val="20"/>
        </w:rPr>
      </w:pPr>
      <w:r w:rsidRPr="66865CCE">
        <w:rPr>
          <w:rFonts w:ascii="Aptos Body" w:eastAsiaTheme="minorEastAsia" w:hAnsi="Aptos Body" w:cs="Cambria Math"/>
          <w:sz w:val="20"/>
          <w:szCs w:val="20"/>
        </w:rPr>
        <w:t>BOBINAS DE HELMHOLTZ</w:t>
      </w:r>
    </w:p>
    <w:p w14:paraId="35710494" w14:textId="77777777" w:rsidR="0064402A" w:rsidRDefault="0064402A" w:rsidP="0064402A">
      <w:pPr>
        <w:ind w:firstLine="708"/>
        <w:jc w:val="both"/>
        <w:rPr>
          <w:rFonts w:ascii="Aptos Body" w:eastAsiaTheme="minorEastAsia" w:hAnsi="Aptos Body" w:cs="Cambria Math"/>
          <w:sz w:val="20"/>
          <w:szCs w:val="20"/>
        </w:rPr>
      </w:pPr>
      <w:r w:rsidRPr="66865CCE">
        <w:rPr>
          <w:rFonts w:ascii="Aptos Body" w:eastAsiaTheme="minorEastAsia" w:hAnsi="Aptos Body" w:cs="Cambria Math"/>
          <w:sz w:val="20"/>
          <w:szCs w:val="20"/>
        </w:rPr>
        <w:t xml:space="preserve">As bobinas de Helmholtz são um outro dispositivo que, sendo constituído por dois enrolamentos paralelos em que </w:t>
      </w:r>
      <w:r w:rsidRPr="66865CCE">
        <w:rPr>
          <w:rFonts w:ascii="Cambria Math" w:eastAsiaTheme="minorEastAsia" w:hAnsi="Cambria Math" w:cs="Cambria Math"/>
          <w:sz w:val="20"/>
          <w:szCs w:val="20"/>
        </w:rPr>
        <w:t>𝑅</w:t>
      </w:r>
      <w:r w:rsidRPr="66865CCE">
        <w:rPr>
          <w:rFonts w:ascii="Aptos Body" w:eastAsiaTheme="minorEastAsia" w:hAnsi="Aptos Body" w:cs="Cambria Math"/>
          <w:sz w:val="20"/>
          <w:szCs w:val="20"/>
        </w:rPr>
        <w:t xml:space="preserve"> </w:t>
      </w:r>
      <w:r w:rsidRPr="66865CCE">
        <w:rPr>
          <w:rFonts w:ascii="Cambria Math" w:eastAsiaTheme="minorEastAsia" w:hAnsi="Cambria Math" w:cs="Cambria Math"/>
          <w:sz w:val="20"/>
          <w:szCs w:val="20"/>
        </w:rPr>
        <w:t>≫</w:t>
      </w:r>
      <w:r w:rsidRPr="66865CCE">
        <w:rPr>
          <w:rFonts w:ascii="Aptos Body" w:eastAsiaTheme="minorEastAsia" w:hAnsi="Aptos Body" w:cs="Cambria Math"/>
          <w:sz w:val="20"/>
          <w:szCs w:val="20"/>
        </w:rPr>
        <w:t xml:space="preserve"> </w:t>
      </w:r>
      <w:r w:rsidRPr="66865CCE">
        <w:rPr>
          <w:rFonts w:ascii="Cambria Math" w:eastAsiaTheme="minorEastAsia" w:hAnsi="Cambria Math" w:cs="Cambria Math"/>
          <w:sz w:val="20"/>
          <w:szCs w:val="20"/>
        </w:rPr>
        <w:t>𝑙</w:t>
      </w:r>
      <w:r w:rsidRPr="66865CCE">
        <w:rPr>
          <w:rFonts w:ascii="Aptos Body" w:eastAsiaTheme="minorEastAsia" w:hAnsi="Aptos Body" w:cs="Cambria Math"/>
          <w:sz w:val="20"/>
          <w:szCs w:val="20"/>
        </w:rPr>
        <w:t>, parecem-se bastante mais com anéis de corrente do que com solenoides-padrão, permitindo criar, no espaço entre esses enrolamentos e ao longo do respetivo eixo, um campo magnético muito mais uniforme do que o campo devido a apenas um enrolamento (bobina).</w:t>
      </w:r>
    </w:p>
    <w:p w14:paraId="4BC970F7" w14:textId="77777777" w:rsidR="0064402A" w:rsidRDefault="0064402A" w:rsidP="0064402A">
      <w:pPr>
        <w:jc w:val="both"/>
        <w:rPr>
          <w:rFonts w:ascii="Aptos Body" w:eastAsiaTheme="minorEastAsia" w:hAnsi="Aptos Body" w:cs="Cambria Math"/>
        </w:rPr>
      </w:pPr>
      <w:r>
        <w:rPr>
          <w:noProof/>
        </w:rPr>
        <w:drawing>
          <wp:anchor distT="0" distB="0" distL="0" distR="0" simplePos="0" relativeHeight="251658242" behindDoc="0" locked="0" layoutInCell="1" allowOverlap="1" wp14:anchorId="69D4E0D7" wp14:editId="26C28594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2222500" cy="1322705"/>
            <wp:effectExtent l="0" t="0" r="6350" b="0"/>
            <wp:wrapNone/>
            <wp:docPr id="1973966542" name="Image 13" descr="A diagram of a circle with a diagram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diagram of a circle with a diagram&#10;&#10;Description automatically generated with medium confidenc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FF8D59" w14:textId="77777777" w:rsidR="0064402A" w:rsidRDefault="0064402A" w:rsidP="0064402A">
      <w:pPr>
        <w:jc w:val="both"/>
        <w:rPr>
          <w:rFonts w:ascii="Aptos Body" w:eastAsiaTheme="minorEastAsia" w:hAnsi="Aptos Body" w:cs="Cambria Math"/>
        </w:rPr>
      </w:pPr>
    </w:p>
    <w:p w14:paraId="2BDE4C1A" w14:textId="77777777" w:rsidR="0064402A" w:rsidRDefault="0064402A" w:rsidP="0064402A">
      <w:pPr>
        <w:jc w:val="both"/>
        <w:rPr>
          <w:rFonts w:ascii="Aptos Body" w:eastAsiaTheme="minorEastAsia" w:hAnsi="Aptos Body" w:cs="Cambria Math"/>
        </w:rPr>
      </w:pPr>
    </w:p>
    <w:p w14:paraId="0A1A40D7" w14:textId="77777777" w:rsidR="0064402A" w:rsidRDefault="0064402A" w:rsidP="0064402A">
      <w:pPr>
        <w:jc w:val="both"/>
        <w:rPr>
          <w:rFonts w:ascii="Aptos Body" w:eastAsiaTheme="minorEastAsia" w:hAnsi="Aptos Body" w:cs="Cambria Math"/>
        </w:rPr>
      </w:pPr>
    </w:p>
    <w:p w14:paraId="2C361ED8" w14:textId="77777777" w:rsidR="0064402A" w:rsidRDefault="0064402A" w:rsidP="0064402A">
      <w:pPr>
        <w:jc w:val="both"/>
        <w:rPr>
          <w:rFonts w:ascii="Aptos Body" w:eastAsiaTheme="minorEastAsia" w:hAnsi="Aptos Body" w:cs="Cambria Math"/>
        </w:rPr>
      </w:pPr>
    </w:p>
    <w:p w14:paraId="334A1ACA" w14:textId="77777777" w:rsidR="0064402A" w:rsidRDefault="0064402A" w:rsidP="0064402A">
      <w:pPr>
        <w:jc w:val="center"/>
        <w:rPr>
          <w:rFonts w:ascii="Aptos Body" w:eastAsiaTheme="minorEastAsia" w:hAnsi="Aptos Body" w:cs="Cambria Math"/>
          <w:sz w:val="20"/>
          <w:szCs w:val="20"/>
        </w:rPr>
      </w:pPr>
      <w:r w:rsidRPr="0052192E">
        <w:rPr>
          <w:rFonts w:ascii="Aptos Body" w:eastAsiaTheme="minorEastAsia" w:hAnsi="Aptos Body" w:cs="Cambria Math"/>
          <w:b/>
          <w:bCs/>
          <w:sz w:val="20"/>
          <w:szCs w:val="20"/>
        </w:rPr>
        <w:t>Figura 1.</w:t>
      </w:r>
      <w:r w:rsidRPr="0052192E">
        <w:rPr>
          <w:rFonts w:ascii="Aptos Body" w:eastAsiaTheme="minorEastAsia" w:hAnsi="Aptos Body" w:cs="Cambria Math"/>
          <w:sz w:val="20"/>
          <w:szCs w:val="20"/>
        </w:rPr>
        <w:t xml:space="preserve"> Esquema representativo do posicionamento das bobinas a uma distância </w:t>
      </w:r>
      <w:r w:rsidRPr="0052192E">
        <w:rPr>
          <w:rFonts w:ascii="Cambria Math" w:eastAsiaTheme="minorEastAsia" w:hAnsi="Cambria Math" w:cs="Cambria Math"/>
          <w:sz w:val="20"/>
          <w:szCs w:val="20"/>
        </w:rPr>
        <w:t>𝑅</w:t>
      </w:r>
      <w:r w:rsidRPr="0052192E">
        <w:rPr>
          <w:rFonts w:ascii="Aptos Body" w:eastAsiaTheme="minorEastAsia" w:hAnsi="Aptos Body" w:cs="Cambria Math"/>
          <w:sz w:val="20"/>
          <w:szCs w:val="20"/>
        </w:rPr>
        <w:t>.</w:t>
      </w:r>
    </w:p>
    <w:p w14:paraId="3CF27473" w14:textId="77777777" w:rsidR="0064402A" w:rsidRDefault="0064402A" w:rsidP="0064402A">
      <w:pPr>
        <w:jc w:val="center"/>
        <w:rPr>
          <w:rFonts w:ascii="Aptos Body" w:eastAsiaTheme="minorEastAsia" w:hAnsi="Aptos Body" w:cs="Cambria Math"/>
          <w:sz w:val="20"/>
          <w:szCs w:val="20"/>
        </w:rPr>
      </w:pPr>
    </w:p>
    <w:p w14:paraId="3C6A3B0A" w14:textId="77777777" w:rsidR="0064402A" w:rsidRDefault="0064402A" w:rsidP="0064402A">
      <w:pPr>
        <w:jc w:val="both"/>
        <w:rPr>
          <w:rFonts w:ascii="Aptos Body" w:eastAsiaTheme="minorEastAsia" w:hAnsi="Aptos Body" w:cs="Cambria Math"/>
          <w:sz w:val="20"/>
          <w:szCs w:val="20"/>
        </w:rPr>
      </w:pPr>
      <w:r w:rsidRPr="66865CCE">
        <w:rPr>
          <w:rFonts w:ascii="Aptos Body" w:eastAsiaTheme="minorEastAsia" w:hAnsi="Aptos Body" w:cs="Cambria Math"/>
          <w:sz w:val="20"/>
          <w:szCs w:val="20"/>
        </w:rPr>
        <w:t xml:space="preserve">Esta característica consegue-se desde que as bobinas sejam idênticas (mesmo raio e número de espiras), paralelas, coaxiais e estejam situadas entre si a uma distância igual ao seu raio, sendo ainda percorridas por correntes iguais e com o mesmo sentido. Nesta configuração é possível obter uma expressão para o campo magnético criado pelas duas bobinas num ponto </w:t>
      </w:r>
      <w:r w:rsidRPr="66865CCE">
        <w:rPr>
          <w:rFonts w:ascii="Cambria Math" w:eastAsiaTheme="minorEastAsia" w:hAnsi="Cambria Math" w:cs="Cambria Math"/>
          <w:sz w:val="20"/>
          <w:szCs w:val="20"/>
        </w:rPr>
        <w:t>𝑥</w:t>
      </w:r>
      <w:r w:rsidRPr="66865CCE">
        <w:rPr>
          <w:rFonts w:ascii="Aptos Body" w:eastAsiaTheme="minorEastAsia" w:hAnsi="Aptos Body" w:cs="Cambria Math"/>
          <w:sz w:val="20"/>
          <w:szCs w:val="20"/>
        </w:rPr>
        <w:t xml:space="preserve"> genérico do seu eixo, a partir da expressão do campo magnético no eixo de um anel de corrente (centrado em </w:t>
      </w:r>
      <w:r w:rsidRPr="66865CCE">
        <w:rPr>
          <w:rFonts w:ascii="Cambria Math" w:eastAsiaTheme="minorEastAsia" w:hAnsi="Cambria Math" w:cs="Cambria Math"/>
          <w:sz w:val="20"/>
          <w:szCs w:val="20"/>
        </w:rPr>
        <w:t>𝑥</w:t>
      </w:r>
      <w:r w:rsidRPr="66865CCE">
        <w:rPr>
          <w:rFonts w:ascii="Aptos Body" w:eastAsiaTheme="minorEastAsia" w:hAnsi="Aptos Body" w:cs="Cambria Math"/>
          <w:sz w:val="20"/>
          <w:szCs w:val="20"/>
        </w:rPr>
        <w:t xml:space="preserve"> = </w:t>
      </w:r>
      <w:r w:rsidRPr="66865CCE">
        <w:rPr>
          <w:rFonts w:ascii="Cambria Math" w:eastAsiaTheme="minorEastAsia" w:hAnsi="Cambria Math" w:cs="Cambria Math"/>
          <w:sz w:val="20"/>
          <w:szCs w:val="20"/>
        </w:rPr>
        <w:t>𝑥</w:t>
      </w:r>
      <w:r w:rsidRPr="66865CCE">
        <w:rPr>
          <w:rFonts w:ascii="Calibri" w:eastAsiaTheme="minorEastAsia" w:hAnsi="Calibri" w:cs="Calibri"/>
          <w:sz w:val="20"/>
          <w:szCs w:val="20"/>
          <w:vertAlign w:val="subscript"/>
        </w:rPr>
        <w:t>0</w:t>
      </w:r>
      <w:r w:rsidRPr="66865CCE">
        <w:rPr>
          <w:rFonts w:ascii="Aptos Body" w:eastAsiaTheme="minorEastAsia" w:hAnsi="Aptos Body" w:cs="Cambria Math"/>
          <w:sz w:val="20"/>
          <w:szCs w:val="20"/>
        </w:rPr>
        <w:t>):</w:t>
      </w:r>
    </w:p>
    <w:p w14:paraId="5267D19D" w14:textId="3337ADE9" w:rsidR="0064402A" w:rsidRDefault="0064402A" w:rsidP="0064402A">
      <w:pPr>
        <w:ind w:left="3540" w:firstLine="708"/>
        <w:jc w:val="center"/>
        <w:rPr>
          <w:rFonts w:ascii="Aptos Body" w:eastAsiaTheme="minorEastAsia" w:hAnsi="Aptos Body" w:cs="Cambria Math"/>
          <w:sz w:val="20"/>
          <w:szCs w:val="20"/>
        </w:rPr>
      </w:pPr>
      <w:r w:rsidRPr="001D13B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3" behindDoc="1" locked="0" layoutInCell="1" allowOverlap="1" wp14:anchorId="0F8B40B5" wp14:editId="6C3E0D3C">
            <wp:simplePos x="0" y="0"/>
            <wp:positionH relativeFrom="margin">
              <wp:align>center</wp:align>
            </wp:positionH>
            <wp:positionV relativeFrom="paragraph">
              <wp:posOffset>51435</wp:posOffset>
            </wp:positionV>
            <wp:extent cx="1772920" cy="469498"/>
            <wp:effectExtent l="0" t="0" r="0" b="6985"/>
            <wp:wrapNone/>
            <wp:docPr id="1477124135" name="Picture 1" descr="A black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94764" name="Picture 1" descr="A black line with black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469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14BD9" w14:textId="77777777" w:rsidR="0064402A" w:rsidRPr="001D13B5" w:rsidRDefault="0064402A" w:rsidP="0064402A">
      <w:pPr>
        <w:ind w:left="3540" w:firstLine="708"/>
        <w:rPr>
          <w:rFonts w:ascii="Aptos Body" w:eastAsiaTheme="minorEastAsia" w:hAnsi="Aptos Body" w:cs="Cambria Math"/>
          <w:sz w:val="20"/>
          <w:szCs w:val="20"/>
        </w:rPr>
      </w:pPr>
    </w:p>
    <w:p w14:paraId="2527BF8A" w14:textId="3601759D" w:rsidR="0064402A" w:rsidRPr="001D13B5" w:rsidRDefault="0064402A" w:rsidP="0064402A">
      <w:pPr>
        <w:jc w:val="both"/>
        <w:rPr>
          <w:rFonts w:ascii="Aptos Body" w:eastAsiaTheme="minorEastAsia" w:hAnsi="Aptos Body" w:cs="Cambria Math"/>
          <w:sz w:val="20"/>
          <w:szCs w:val="20"/>
        </w:rPr>
      </w:pPr>
      <w:r w:rsidRPr="66865CCE">
        <w:rPr>
          <w:rFonts w:ascii="Aptos Body" w:eastAsiaTheme="minorEastAsia" w:hAnsi="Aptos Body" w:cs="Cambria Math"/>
          <w:sz w:val="20"/>
          <w:szCs w:val="20"/>
        </w:rPr>
        <w:t xml:space="preserve">Se </w:t>
      </w:r>
      <w:r w:rsidRPr="66865CCE">
        <w:rPr>
          <w:rFonts w:ascii="Cambria Math" w:eastAsiaTheme="minorEastAsia" w:hAnsi="Cambria Math" w:cs="Cambria Math"/>
          <w:sz w:val="20"/>
          <w:szCs w:val="20"/>
        </w:rPr>
        <w:t>𝐵</w:t>
      </w:r>
      <w:r w:rsidRPr="66865CCE">
        <w:rPr>
          <w:rFonts w:ascii="Aptos Body" w:eastAsiaTheme="minorEastAsia" w:hAnsi="Aptos Body" w:cs="Cambria Math"/>
          <w:sz w:val="20"/>
          <w:szCs w:val="20"/>
          <w:vertAlign w:val="subscript"/>
        </w:rPr>
        <w:t>H</w:t>
      </w:r>
      <w:r w:rsidRPr="66865CCE">
        <w:rPr>
          <w:rFonts w:ascii="Aptos Body" w:eastAsiaTheme="minorEastAsia" w:hAnsi="Aptos Body" w:cs="Cambria Math"/>
          <w:sz w:val="20"/>
          <w:szCs w:val="20"/>
        </w:rPr>
        <w:t>(</w:t>
      </w:r>
      <w:r w:rsidRPr="66865CCE">
        <w:rPr>
          <w:rFonts w:ascii="Cambria Math" w:eastAsiaTheme="minorEastAsia" w:hAnsi="Cambria Math" w:cs="Cambria Math"/>
          <w:sz w:val="20"/>
          <w:szCs w:val="20"/>
        </w:rPr>
        <w:t>𝑥</w:t>
      </w:r>
      <w:r w:rsidRPr="66865CCE">
        <w:rPr>
          <w:rFonts w:ascii="Aptos Body" w:eastAsiaTheme="minorEastAsia" w:hAnsi="Aptos Body" w:cs="Cambria Math"/>
          <w:sz w:val="20"/>
          <w:szCs w:val="20"/>
        </w:rPr>
        <w:t xml:space="preserve">) é a expressão do campo criado pelas Bobinas de Helmholtz pode deduzir-se que o campo magnético atinge o seu valor máximo, </w:t>
      </w:r>
      <w:r w:rsidRPr="66865CCE">
        <w:rPr>
          <w:rFonts w:ascii="Cambria Math" w:eastAsiaTheme="minorEastAsia" w:hAnsi="Cambria Math" w:cs="Cambria Math"/>
          <w:sz w:val="20"/>
          <w:szCs w:val="20"/>
        </w:rPr>
        <w:t>𝐵</w:t>
      </w:r>
      <w:r w:rsidRPr="66865CCE">
        <w:rPr>
          <w:rFonts w:ascii="Aptos Body" w:eastAsiaTheme="minorEastAsia" w:hAnsi="Aptos Body" w:cs="Nirmala UI"/>
          <w:sz w:val="20"/>
          <w:szCs w:val="20"/>
          <w:vertAlign w:val="subscript"/>
        </w:rPr>
        <w:t xml:space="preserve">HMáx </w:t>
      </w:r>
      <w:r w:rsidRPr="66865CCE">
        <w:rPr>
          <w:rFonts w:ascii="Aptos Body" w:eastAsiaTheme="minorEastAsia" w:hAnsi="Aptos Body" w:cs="Cambria Math"/>
          <w:sz w:val="20"/>
          <w:szCs w:val="20"/>
        </w:rPr>
        <w:t>, no ponto médio da porção do eixo entre as bobinas (</w:t>
      </w:r>
      <w:r w:rsidRPr="66865CCE">
        <w:rPr>
          <w:rFonts w:ascii="Cambria Math" w:eastAsiaTheme="minorEastAsia" w:hAnsi="Cambria Math" w:cs="Cambria Math"/>
          <w:sz w:val="20"/>
          <w:szCs w:val="20"/>
        </w:rPr>
        <w:t>𝑥</w:t>
      </w:r>
      <w:r w:rsidRPr="66865CCE">
        <w:rPr>
          <w:rFonts w:ascii="Aptos Body" w:eastAsiaTheme="minorEastAsia" w:hAnsi="Aptos Body" w:cs="Cambria Math"/>
          <w:sz w:val="20"/>
          <w:szCs w:val="20"/>
        </w:rPr>
        <w:t xml:space="preserve"> = 0, na Figura 1), considerando que o campo total é a soma dos campos de cada bobina:</w:t>
      </w:r>
      <w:r w:rsidRPr="7129D8C4">
        <w:rPr>
          <w:rFonts w:ascii="Aptos Body" w:eastAsiaTheme="minorEastAsia" w:hAnsi="Aptos Body" w:cs="Cambria Math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20"/>
                <w:szCs w:val="2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Cambria Math"/>
                    <w:sz w:val="20"/>
                    <w:szCs w:val="2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20"/>
                    <w:szCs w:val="20"/>
                  </w:rPr>
                  <m:t>B</m:t>
                </m:r>
              </m:e>
            </m:acc>
          </m:e>
          <m:sub>
            <m:r>
              <w:rPr>
                <w:rFonts w:ascii="Cambria Math" w:eastAsiaTheme="minorEastAsia" w:hAnsi="Cambria Math" w:cs="Cambria Math"/>
                <w:sz w:val="20"/>
                <w:szCs w:val="20"/>
              </w:rPr>
              <m:t>Total</m:t>
            </m:r>
          </m:sub>
        </m:sSub>
        <m:r>
          <w:rPr>
            <w:rFonts w:ascii="Cambria Math" w:eastAsiaTheme="minorEastAsia" w:hAnsi="Cambria Math" w:cs="Cambria Math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0"/>
                <w:szCs w:val="2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Cambria Math"/>
                    <w:sz w:val="20"/>
                    <w:szCs w:val="2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20"/>
                    <w:szCs w:val="20"/>
                  </w:rPr>
                  <m:t>B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 w:cs="Cambria Math"/>
            <w:sz w:val="20"/>
            <w:szCs w:val="20"/>
          </w:rPr>
          <m:t>+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0"/>
                <w:szCs w:val="2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Cambria Math"/>
                    <w:sz w:val="20"/>
                    <w:szCs w:val="2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20"/>
                    <w:szCs w:val="20"/>
                  </w:rPr>
                  <m:t>B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0"/>
                <w:szCs w:val="20"/>
              </w:rPr>
              <m:t>2</m:t>
            </m:r>
          </m:sub>
        </m:sSub>
      </m:oMath>
    </w:p>
    <w:p w14:paraId="00EBE6C8" w14:textId="77777777" w:rsidR="0064402A" w:rsidRPr="001D13B5" w:rsidRDefault="0064402A" w:rsidP="0064402A">
      <w:pPr>
        <w:jc w:val="both"/>
        <w:rPr>
          <w:rFonts w:ascii="Aptos Body" w:eastAsiaTheme="minorEastAsia" w:hAnsi="Aptos Body" w:cs="Cambria Math"/>
          <w:sz w:val="20"/>
          <w:szCs w:val="20"/>
        </w:rPr>
      </w:pPr>
    </w:p>
    <w:p w14:paraId="75012B5E" w14:textId="11F470EB" w:rsidR="0064402A" w:rsidRDefault="0064402A" w:rsidP="0064402A">
      <w:pPr>
        <w:jc w:val="both"/>
        <w:rPr>
          <w:rFonts w:ascii="Aptos Body" w:eastAsiaTheme="minorEastAsia" w:hAnsi="Aptos Body" w:cs="Cambria Math"/>
          <w:sz w:val="20"/>
          <w:szCs w:val="20"/>
        </w:rPr>
      </w:pPr>
      <w:r w:rsidRPr="66865CCE">
        <w:rPr>
          <w:rFonts w:ascii="Aptos Body" w:eastAsiaTheme="minorEastAsia" w:hAnsi="Aptos Body" w:cs="Cambria Math"/>
          <w:sz w:val="20"/>
          <w:szCs w:val="20"/>
        </w:rPr>
        <w:t xml:space="preserve">Analisando a variação do valor de </w:t>
      </w:r>
      <w:r w:rsidRPr="66865CCE">
        <w:rPr>
          <w:rFonts w:ascii="Cambria Math" w:eastAsiaTheme="minorEastAsia" w:hAnsi="Cambria Math" w:cs="Cambria Math"/>
          <w:sz w:val="20"/>
          <w:szCs w:val="20"/>
        </w:rPr>
        <w:t>𝐵</w:t>
      </w:r>
      <w:r w:rsidRPr="66865CCE">
        <w:rPr>
          <w:rFonts w:eastAsiaTheme="minorEastAsia" w:cs="Nirmala UI"/>
          <w:sz w:val="20"/>
          <w:szCs w:val="20"/>
          <w:vertAlign w:val="subscript"/>
        </w:rPr>
        <w:t>H</w:t>
      </w:r>
      <w:r w:rsidRPr="66865CCE">
        <w:rPr>
          <w:rFonts w:ascii="Aptos Body" w:eastAsiaTheme="minorEastAsia" w:hAnsi="Aptos Body" w:cs="Cambria Math"/>
          <w:sz w:val="20"/>
          <w:szCs w:val="20"/>
        </w:rPr>
        <w:t xml:space="preserve"> ao longo do eixo, pode ainda concluir-se que o valor de </w:t>
      </w:r>
      <w:r w:rsidRPr="66865CCE">
        <w:rPr>
          <w:rFonts w:ascii="Cambria Math" w:eastAsiaTheme="minorEastAsia" w:hAnsi="Cambria Math" w:cs="Cambria Math"/>
          <w:sz w:val="20"/>
          <w:szCs w:val="20"/>
        </w:rPr>
        <w:t>𝐵</w:t>
      </w:r>
      <w:r w:rsidRPr="66865CCE">
        <w:rPr>
          <w:rFonts w:eastAsiaTheme="minorEastAsia" w:cs="Nirmala UI"/>
          <w:sz w:val="20"/>
          <w:szCs w:val="20"/>
          <w:vertAlign w:val="subscript"/>
        </w:rPr>
        <w:t>H</w:t>
      </w:r>
      <w:r w:rsidRPr="66865CCE">
        <w:rPr>
          <w:rFonts w:ascii="Aptos Body" w:eastAsiaTheme="minorEastAsia" w:hAnsi="Aptos Body" w:cs="Cambria Math"/>
          <w:sz w:val="20"/>
          <w:szCs w:val="20"/>
        </w:rPr>
        <w:t xml:space="preserve"> não é inferior a 95% de </w:t>
      </w:r>
      <w:r w:rsidRPr="66865CCE">
        <w:rPr>
          <w:rFonts w:ascii="Cambria Math" w:eastAsiaTheme="minorEastAsia" w:hAnsi="Cambria Math" w:cs="Cambria Math"/>
          <w:sz w:val="20"/>
          <w:szCs w:val="20"/>
        </w:rPr>
        <w:t>𝐵</w:t>
      </w:r>
      <w:r w:rsidRPr="66865CCE">
        <w:rPr>
          <w:rFonts w:ascii="Aptos Body" w:eastAsiaTheme="minorEastAsia" w:hAnsi="Aptos Body" w:cs="Nirmala UI"/>
          <w:sz w:val="20"/>
          <w:szCs w:val="20"/>
          <w:vertAlign w:val="subscript"/>
        </w:rPr>
        <w:t>HMáx</w:t>
      </w:r>
      <w:r w:rsidRPr="66865CCE">
        <w:rPr>
          <w:rFonts w:ascii="Aptos Body" w:eastAsiaTheme="minorEastAsia" w:hAnsi="Aptos Body" w:cs="Cambria Math"/>
          <w:sz w:val="20"/>
          <w:szCs w:val="20"/>
        </w:rPr>
        <w:t xml:space="preserve"> , sendo, em 60% dessa mesma secção, superior a 99% de </w:t>
      </w:r>
      <w:r w:rsidRPr="66865CCE">
        <w:rPr>
          <w:rFonts w:ascii="Cambria Math" w:eastAsiaTheme="minorEastAsia" w:hAnsi="Cambria Math" w:cs="Cambria Math"/>
          <w:sz w:val="20"/>
          <w:szCs w:val="20"/>
        </w:rPr>
        <w:t>𝐵</w:t>
      </w:r>
      <w:r w:rsidRPr="66865CCE">
        <w:rPr>
          <w:rFonts w:ascii="Aptos Body" w:eastAsiaTheme="minorEastAsia" w:hAnsi="Aptos Body" w:cs="Nirmala UI"/>
          <w:sz w:val="20"/>
          <w:szCs w:val="20"/>
          <w:vertAlign w:val="subscript"/>
        </w:rPr>
        <w:t>HMáx</w:t>
      </w:r>
      <w:r w:rsidRPr="66865CCE">
        <w:rPr>
          <w:rFonts w:ascii="Aptos Body" w:eastAsiaTheme="minorEastAsia" w:hAnsi="Aptos Body" w:cs="Cambria Math"/>
          <w:sz w:val="20"/>
          <w:szCs w:val="20"/>
        </w:rPr>
        <w:t xml:space="preserve">. </w:t>
      </w:r>
    </w:p>
    <w:p w14:paraId="48E9B580" w14:textId="1D5B0DC6" w:rsidR="0064402A" w:rsidRDefault="0064402A" w:rsidP="0064402A">
      <w:pPr>
        <w:jc w:val="both"/>
        <w:rPr>
          <w:rFonts w:ascii="Aptos Body" w:eastAsiaTheme="minorEastAsia" w:hAnsi="Aptos Body" w:cs="Cambria Math"/>
          <w:sz w:val="20"/>
          <w:szCs w:val="20"/>
        </w:rPr>
      </w:pPr>
      <w:r w:rsidRPr="66865CCE">
        <w:rPr>
          <w:rFonts w:ascii="Aptos Body" w:eastAsiaTheme="minorEastAsia" w:hAnsi="Aptos Body" w:cs="Cambria Math"/>
          <w:sz w:val="20"/>
          <w:szCs w:val="20"/>
        </w:rPr>
        <w:t>Usando a Equação 2, a representação gráfica do campo magnético ao longo do eixo de duas bobines na configuração de Helmholtz para as várias correntes possíveis é a seguinte:</w:t>
      </w:r>
      <w:r w:rsidR="0023135D">
        <w:rPr>
          <w:rFonts w:ascii="Aptos Body" w:eastAsiaTheme="minorEastAsia" w:hAnsi="Aptos Body" w:cs="Cambria Math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20"/>
                <w:szCs w:val="2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Cambria Math"/>
                    <w:sz w:val="20"/>
                    <w:szCs w:val="2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20"/>
                    <w:szCs w:val="20"/>
                  </w:rPr>
                  <m:t>B</m:t>
                </m:r>
              </m:e>
            </m:acc>
          </m:e>
          <m:sub>
            <m:r>
              <w:rPr>
                <w:rFonts w:ascii="Cambria Math" w:eastAsiaTheme="minorEastAsia" w:hAnsi="Cambria Math" w:cs="Cambria Math"/>
                <w:sz w:val="20"/>
                <w:szCs w:val="20"/>
              </w:rPr>
              <m:t>Total</m:t>
            </m:r>
          </m:sub>
        </m:sSub>
        <m:r>
          <w:rPr>
            <w:rFonts w:ascii="Cambria Math" w:eastAsiaTheme="minorEastAsia" w:hAnsi="Cambria Math" w:cs="Cambria Math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0"/>
                <w:szCs w:val="2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Cambria Math"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eastAsiaTheme="minorEastAsia" w:hAnsi="Cambria Math" w:cs="Cambria Math"/>
                    <w:sz w:val="20"/>
                    <w:szCs w:val="20"/>
                  </w:rPr>
                  <m:t>B</m:t>
                </m:r>
              </m:e>
            </m:acc>
          </m:e>
          <m:sub>
            <m:r>
              <w:rPr>
                <w:rFonts w:ascii="Cambria Math" w:eastAsiaTheme="minorEastAsia" w:hAnsi="Cambria Math" w:cs="Cambria Math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 w:cs="Cambria Math"/>
            <w:sz w:val="20"/>
            <w:szCs w:val="20"/>
          </w:rPr>
          <m:t>+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0"/>
                <w:szCs w:val="2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Cambria Math"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eastAsiaTheme="minorEastAsia" w:hAnsi="Cambria Math" w:cs="Cambria Math"/>
                    <w:sz w:val="20"/>
                    <w:szCs w:val="20"/>
                  </w:rPr>
                  <m:t>B</m:t>
                </m:r>
              </m:e>
            </m:acc>
          </m:e>
          <m:sub>
            <m:r>
              <w:rPr>
                <w:rFonts w:ascii="Cambria Math" w:eastAsiaTheme="minorEastAsia" w:hAnsi="Cambria Math" w:cs="Cambria Math"/>
                <w:sz w:val="20"/>
                <w:szCs w:val="20"/>
              </w:rPr>
              <m:t>2</m:t>
            </m:r>
          </m:sub>
        </m:sSub>
      </m:oMath>
    </w:p>
    <w:p w14:paraId="346F257E" w14:textId="77777777" w:rsidR="006617B4" w:rsidRPr="006617B4" w:rsidRDefault="006617B4" w:rsidP="0064402A">
      <w:pPr>
        <w:jc w:val="both"/>
        <w:rPr>
          <w:rFonts w:ascii="Aptos Body" w:eastAsiaTheme="minorEastAsia" w:hAnsi="Aptos Body" w:cs="Cambria Math"/>
          <w:sz w:val="20"/>
          <w:szCs w:val="20"/>
        </w:rPr>
      </w:pPr>
    </w:p>
    <w:p w14:paraId="48E4DAB9" w14:textId="77777777" w:rsidR="0064402A" w:rsidRDefault="008822D0" w:rsidP="0064402A">
      <w:pPr>
        <w:jc w:val="both"/>
        <w:rPr>
          <w:rFonts w:ascii="Aptos Body" w:eastAsiaTheme="minorEastAsia" w:hAnsi="Aptos Body" w:cs="Cambria Math"/>
        </w:rPr>
      </w:pPr>
      <w:r>
        <w:rPr>
          <w:noProof/>
        </w:rPr>
        <w:drawing>
          <wp:anchor distT="0" distB="0" distL="0" distR="0" simplePos="0" relativeHeight="251658249" behindDoc="0" locked="0" layoutInCell="1" allowOverlap="1" wp14:anchorId="1CB0CE85" wp14:editId="207B431A">
            <wp:simplePos x="0" y="0"/>
            <wp:positionH relativeFrom="page">
              <wp:posOffset>1950720</wp:posOffset>
            </wp:positionH>
            <wp:positionV relativeFrom="paragraph">
              <wp:posOffset>346710</wp:posOffset>
            </wp:positionV>
            <wp:extent cx="3479800" cy="2299335"/>
            <wp:effectExtent l="0" t="0" r="6350" b="5715"/>
            <wp:wrapTopAndBottom/>
            <wp:docPr id="1144483769" name="Image 17" descr="A graph with different colored lines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graph with different colored lines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EAEE8" w14:textId="0A04DA00" w:rsidR="00AA68B7" w:rsidRPr="008D7408" w:rsidRDefault="0064402A" w:rsidP="008D7408">
      <w:pPr>
        <w:jc w:val="center"/>
        <w:rPr>
          <w:ins w:id="2" w:author="Microsoft Word" w:date="2024-12-05T11:04:00Z" w16du:dateUtc="2024-12-05T11:04:00Z"/>
          <w:rFonts w:ascii="Aptos Body" w:eastAsiaTheme="minorEastAsia" w:hAnsi="Aptos Body" w:cs="Cambria Math"/>
          <w:b/>
          <w:bCs/>
        </w:rPr>
      </w:pPr>
      <w:r w:rsidRPr="00464CFD">
        <w:rPr>
          <w:b/>
          <w:bCs/>
        </w:rPr>
        <w:t>Figura 2.</w:t>
      </w:r>
      <w:r>
        <w:t xml:space="preserve"> </w:t>
      </w:r>
      <w:r>
        <w:rPr>
          <w:rFonts w:ascii="Cambria Math" w:hAnsi="Cambria Math" w:cs="Cambria Math"/>
        </w:rPr>
        <w:t>𝐵</w:t>
      </w:r>
      <w:r>
        <w:t>(</w:t>
      </w:r>
      <w:r>
        <w:rPr>
          <w:rFonts w:ascii="Cambria Math" w:hAnsi="Cambria Math" w:cs="Cambria Math"/>
        </w:rPr>
        <w:t>𝑥</w:t>
      </w:r>
      <w:r>
        <w:t>) na configuração de Helmholtz</w:t>
      </w:r>
    </w:p>
    <w:p w14:paraId="3E404BD7" w14:textId="7AAEBBC2" w:rsidR="00B55EAF" w:rsidRDefault="00B55EAF" w:rsidP="008749AC">
      <w:pPr>
        <w:jc w:val="center"/>
      </w:pPr>
    </w:p>
    <w:p w14:paraId="45FE17CE" w14:textId="77777777" w:rsidR="008749AC" w:rsidRDefault="008749AC" w:rsidP="008749AC">
      <w:pPr>
        <w:jc w:val="center"/>
      </w:pPr>
    </w:p>
    <w:p w14:paraId="09239CA9" w14:textId="77777777" w:rsidR="00B55EAF" w:rsidRDefault="00B55EAF" w:rsidP="00B55EAF"/>
    <w:p w14:paraId="2BD2AECE" w14:textId="77777777" w:rsidR="00412CC7" w:rsidRDefault="00412CC7" w:rsidP="00B55EAF"/>
    <w:p w14:paraId="3BF437A0" w14:textId="77777777" w:rsidR="00412CC7" w:rsidRDefault="00412CC7" w:rsidP="00B55EAF"/>
    <w:p w14:paraId="54C0881D" w14:textId="77777777" w:rsidR="00412CC7" w:rsidRDefault="00412CC7" w:rsidP="00B55EAF"/>
    <w:p w14:paraId="2467B16A" w14:textId="77777777" w:rsidR="00412CC7" w:rsidRDefault="00412CC7" w:rsidP="00B55EAF"/>
    <w:p w14:paraId="34E3EE49" w14:textId="77777777" w:rsidR="00F45BC9" w:rsidRDefault="00F45BC9" w:rsidP="00B55EAF"/>
    <w:p w14:paraId="57647DC0" w14:textId="77777777" w:rsidR="00F45BC9" w:rsidRDefault="00F45BC9" w:rsidP="00B55EAF"/>
    <w:p w14:paraId="64E0AE2F" w14:textId="77777777" w:rsidR="00412CC7" w:rsidRDefault="00412CC7" w:rsidP="00B55EAF"/>
    <w:p w14:paraId="02373946" w14:textId="368FE8D3" w:rsidR="004E1E3E" w:rsidRPr="000E3405" w:rsidRDefault="00E34BD5" w:rsidP="000E3405">
      <w:pPr>
        <w:pStyle w:val="PargrafodaLista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Contextualização </w:t>
      </w:r>
      <w:r w:rsidR="00AE5BFE">
        <w:rPr>
          <w:sz w:val="44"/>
          <w:szCs w:val="44"/>
        </w:rPr>
        <w:t>Teórico</w:t>
      </w:r>
      <w:r>
        <w:rPr>
          <w:sz w:val="44"/>
          <w:szCs w:val="44"/>
        </w:rPr>
        <w:t>-Experimental</w:t>
      </w:r>
    </w:p>
    <w:p w14:paraId="4A591B81" w14:textId="77777777" w:rsidR="00E34BD5" w:rsidRDefault="00E34BD5" w:rsidP="004E1E3E">
      <w:pPr>
        <w:jc w:val="both"/>
        <w:rPr>
          <w:sz w:val="20"/>
          <w:szCs w:val="20"/>
        </w:rPr>
      </w:pPr>
    </w:p>
    <w:p w14:paraId="30E7B8AC" w14:textId="1F937ADC" w:rsidR="00CF5424" w:rsidRPr="000F7B90" w:rsidRDefault="00CF5424" w:rsidP="00F1153C">
      <w:pPr>
        <w:ind w:firstLine="360"/>
        <w:jc w:val="both"/>
        <w:rPr>
          <w:sz w:val="20"/>
          <w:szCs w:val="20"/>
        </w:rPr>
      </w:pPr>
      <w:r w:rsidRPr="000F7B90">
        <w:rPr>
          <w:sz w:val="20"/>
          <w:szCs w:val="20"/>
        </w:rPr>
        <w:t>Este relatório tem como objetivo aprofundar o conhecimento na área dos campos eletromagnéticos, explorando diferentes tipos de campos e as suas características associadas. Para esse propósito, serão realizadas duas atividades experimentais: a primeira envolve a utilização de uma sonda de efeito de Hall aplicada a um solenoide padrão, enquanto a segunda consiste na medição do campo magnético ao longo do eixo de duas bobinas.</w:t>
      </w:r>
    </w:p>
    <w:p w14:paraId="30414B30" w14:textId="44A461B2" w:rsidR="00CF5424" w:rsidRPr="000F7B90" w:rsidRDefault="00CF5424" w:rsidP="00F1153C">
      <w:pPr>
        <w:ind w:firstLine="360"/>
        <w:jc w:val="both"/>
        <w:rPr>
          <w:sz w:val="20"/>
          <w:szCs w:val="20"/>
        </w:rPr>
      </w:pPr>
      <w:r w:rsidRPr="000F7B90">
        <w:rPr>
          <w:sz w:val="20"/>
          <w:szCs w:val="20"/>
        </w:rPr>
        <w:t>Com estas experiências, pretende-se calcular a constante de calibração na Parte A e determinar o número de espiras na Parte B. Adicionalmente, na Parte B, será possível demonstrar o princípio da sobreposição.</w:t>
      </w:r>
    </w:p>
    <w:p w14:paraId="62E46916" w14:textId="77777777" w:rsidR="003F71E1" w:rsidRDefault="003F71E1" w:rsidP="00A00101">
      <w:pPr>
        <w:jc w:val="both"/>
      </w:pPr>
    </w:p>
    <w:p w14:paraId="60474C9B" w14:textId="77777777" w:rsidR="00072620" w:rsidRDefault="00072620" w:rsidP="00A00101">
      <w:pPr>
        <w:jc w:val="both"/>
        <w:rPr>
          <w:sz w:val="36"/>
          <w:szCs w:val="36"/>
        </w:rPr>
      </w:pPr>
    </w:p>
    <w:p w14:paraId="77042C47" w14:textId="1BEFF99A" w:rsidR="003F71E1" w:rsidRPr="008D0A4B" w:rsidRDefault="003F71E1" w:rsidP="00A00101">
      <w:pPr>
        <w:jc w:val="both"/>
        <w:rPr>
          <w:sz w:val="36"/>
          <w:szCs w:val="36"/>
        </w:rPr>
      </w:pPr>
      <w:r w:rsidRPr="008D0A4B">
        <w:rPr>
          <w:sz w:val="36"/>
          <w:szCs w:val="36"/>
        </w:rPr>
        <w:t>Fórmulas utilizadas:</w:t>
      </w:r>
    </w:p>
    <w:p w14:paraId="77ED559E" w14:textId="22E8D5B5" w:rsidR="00904837" w:rsidRPr="000F7B90" w:rsidRDefault="003F71E1" w:rsidP="00A00101">
      <w:pPr>
        <w:jc w:val="both"/>
        <w:rPr>
          <w:sz w:val="20"/>
          <w:szCs w:val="20"/>
        </w:rPr>
      </w:pPr>
      <w:r w:rsidRPr="000F7B90">
        <w:rPr>
          <w:sz w:val="20"/>
          <w:szCs w:val="20"/>
        </w:rPr>
        <w:t xml:space="preserve">Para a realização do </w:t>
      </w:r>
      <w:r w:rsidR="00176787" w:rsidRPr="000F7B90">
        <w:rPr>
          <w:sz w:val="20"/>
          <w:szCs w:val="20"/>
        </w:rPr>
        <w:t xml:space="preserve">relatório foram utilizadas várias </w:t>
      </w:r>
      <w:r w:rsidR="008D0A4B" w:rsidRPr="000F7B90">
        <w:rPr>
          <w:sz w:val="20"/>
          <w:szCs w:val="20"/>
        </w:rPr>
        <w:t>fórmulas</w:t>
      </w:r>
      <w:r w:rsidR="00176787" w:rsidRPr="000F7B90">
        <w:rPr>
          <w:sz w:val="20"/>
          <w:szCs w:val="20"/>
        </w:rPr>
        <w:t>, sendo originadas através do método de dedução:</w:t>
      </w:r>
    </w:p>
    <w:p w14:paraId="131A9606" w14:textId="20234579" w:rsidR="00CF5424" w:rsidRPr="006419F4" w:rsidRDefault="00BD7285" w:rsidP="00E31472">
      <w:pPr>
        <w:jc w:val="both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sol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µ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o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( 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N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l</m:t>
            </m:r>
          </m:den>
        </m:f>
        <m:r>
          <w:rPr>
            <w:rFonts w:ascii="Cambria Math" w:hAnsi="Cambria Math"/>
            <w:sz w:val="20"/>
            <w:szCs w:val="20"/>
          </w:rPr>
          <m:t xml:space="preserve"> )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I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s</m:t>
            </m:r>
          </m:sub>
        </m:sSub>
      </m:oMath>
      <w:r w:rsidR="008D0A4B">
        <w:rPr>
          <w:rFonts w:eastAsiaTheme="minorEastAsia"/>
          <w:sz w:val="20"/>
          <w:szCs w:val="20"/>
        </w:rPr>
        <w:t xml:space="preserve">                (1)</w:t>
      </w:r>
    </w:p>
    <w:p w14:paraId="16B54E51" w14:textId="1F4C9EAC" w:rsidR="002842E5" w:rsidRPr="006419F4" w:rsidRDefault="00BD7285" w:rsidP="00CF5424">
      <w:pPr>
        <w:rPr>
          <w:rFonts w:eastAsiaTheme="minorEastAsia"/>
          <w:sz w:val="20"/>
          <w:szCs w:val="20"/>
        </w:rPr>
      </w:pP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∆C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C</m:t>
            </m:r>
          </m:den>
        </m:f>
        <m:r>
          <w:rPr>
            <w:rFonts w:ascii="Cambria Math" w:hAnsi="Cambria Math"/>
            <w:sz w:val="20"/>
            <w:szCs w:val="20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∆N 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∆l 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l</m:t>
                </m:r>
              </m:den>
            </m:f>
          </m:den>
        </m:f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∆m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m</m:t>
            </m:r>
          </m:den>
        </m:f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="008D0A4B">
        <w:rPr>
          <w:rFonts w:eastAsiaTheme="minorEastAsia"/>
          <w:sz w:val="20"/>
          <w:szCs w:val="20"/>
        </w:rPr>
        <w:t xml:space="preserve">                     (2)</w:t>
      </w:r>
    </w:p>
    <w:p w14:paraId="7712A87E" w14:textId="48E7C314" w:rsidR="00E31472" w:rsidRPr="006419F4" w:rsidRDefault="005C3A4F" w:rsidP="00CF5424">
      <w:p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 xml:space="preserve">B=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h</m:t>
            </m:r>
          </m:sub>
        </m:sSub>
      </m:oMath>
      <w:r w:rsidR="008D0A4B">
        <w:rPr>
          <w:rFonts w:eastAsiaTheme="minorEastAsia"/>
          <w:sz w:val="20"/>
          <w:szCs w:val="20"/>
        </w:rPr>
        <w:t xml:space="preserve">                              (3)</w:t>
      </w:r>
    </w:p>
    <w:p w14:paraId="431D3AED" w14:textId="48007768" w:rsidR="008E402B" w:rsidRPr="006419F4" w:rsidRDefault="00BD7285" w:rsidP="00CF5424">
      <w:pPr>
        <w:rPr>
          <w:rFonts w:eastAsiaTheme="minorEastAsia"/>
          <w:sz w:val="20"/>
          <w:szCs w:val="20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</m:acc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µ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o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 xml:space="preserve"> I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3/2</m:t>
                </m:r>
              </m:sup>
            </m:sSup>
          </m:den>
        </m:f>
      </m:oMath>
      <w:r w:rsidR="00631A68" w:rsidRPr="006419F4">
        <w:rPr>
          <w:rFonts w:eastAsiaTheme="minorEastAsia"/>
          <w:sz w:val="20"/>
          <w:szCs w:val="20"/>
        </w:rPr>
        <w:t xml:space="preserve"> </w:t>
      </w:r>
      <w:r w:rsidR="008D0A4B">
        <w:rPr>
          <w:rFonts w:eastAsiaTheme="minorEastAsia"/>
          <w:sz w:val="20"/>
          <w:szCs w:val="20"/>
        </w:rPr>
        <w:t xml:space="preserve">   (4)</w:t>
      </w:r>
    </w:p>
    <w:p w14:paraId="1CDC51C4" w14:textId="77F5D793" w:rsidR="00D15DB7" w:rsidRPr="006419F4" w:rsidRDefault="00BD7285" w:rsidP="00CF5424">
      <w:pPr>
        <w:rPr>
          <w:rFonts w:eastAsiaTheme="minorEastAsia"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µ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o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l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m</m:t>
            </m:r>
          </m:den>
        </m:f>
      </m:oMath>
      <w:r w:rsidR="008D0A4B">
        <w:rPr>
          <w:rFonts w:eastAsiaTheme="minorEastAsia"/>
          <w:sz w:val="20"/>
          <w:szCs w:val="20"/>
        </w:rPr>
        <w:t xml:space="preserve">                               (5)</w:t>
      </w:r>
    </w:p>
    <w:p w14:paraId="36CACB0C" w14:textId="786057EA" w:rsidR="008E402B" w:rsidRPr="006419F4" w:rsidRDefault="00BD7285" w:rsidP="00CF5424">
      <w:pPr>
        <w:rPr>
          <w:rFonts w:eastAsiaTheme="minorEastAsia"/>
          <w:sz w:val="20"/>
          <w:szCs w:val="20"/>
        </w:rPr>
      </w:pPr>
      <m:oMath>
        <m:f>
          <m:fPr>
            <m:ctrlPr>
              <w:rPr>
                <w:rFonts w:ascii="Cambria Math" w:hAnsi="Cambria Math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N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l</m:t>
            </m:r>
          </m:den>
        </m:f>
        <m:r>
          <w:rPr>
            <w:rFonts w:ascii="Cambria Math" w:eastAsiaTheme="minorEastAsia" w:hAnsi="Cambria Math"/>
            <w:sz w:val="20"/>
            <w:szCs w:val="20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x</m:t>
                </m:r>
              </m:sub>
            </m:sSub>
          </m:den>
        </m:f>
      </m:oMath>
      <w:r w:rsidR="008D0A4B">
        <w:rPr>
          <w:rFonts w:eastAsiaTheme="minorEastAsia"/>
          <w:sz w:val="20"/>
          <w:szCs w:val="20"/>
        </w:rPr>
        <w:t xml:space="preserve">                                (6)</w:t>
      </w:r>
    </w:p>
    <w:p w14:paraId="012AC1F0" w14:textId="0AAD7401" w:rsidR="006419F4" w:rsidRDefault="000F7B90" w:rsidP="00CF5424">
      <w:pPr>
        <w:rPr>
          <w:rFonts w:eastAsiaTheme="minorEastAsia"/>
          <w:sz w:val="20"/>
          <w:szCs w:val="20"/>
        </w:rPr>
      </w:pPr>
      <w:r w:rsidRPr="000F7B90">
        <w:rPr>
          <w:rFonts w:eastAsiaTheme="minorEastAsia"/>
          <w:sz w:val="20"/>
          <w:szCs w:val="20"/>
        </w:rPr>
        <w:t xml:space="preserve">Para algumas destas fórmulas foi usada a constante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µ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o</m:t>
            </m:r>
          </m:sub>
        </m:sSub>
      </m:oMath>
      <w:r w:rsidRPr="000F7B90">
        <w:rPr>
          <w:rFonts w:eastAsiaTheme="minorEastAsia"/>
          <w:sz w:val="20"/>
          <w:szCs w:val="20"/>
        </w:rPr>
        <w:t xml:space="preserve"> que representa a permeabilidade magnética do vácuo, e é equivalente a 4π </w:t>
      </w:r>
      <w:r>
        <w:rPr>
          <w:rFonts w:eastAsiaTheme="minorEastAsia"/>
          <w:sz w:val="20"/>
          <w:szCs w:val="20"/>
        </w:rPr>
        <w:t>*</w:t>
      </w:r>
      <w:r w:rsidRPr="000F7B90">
        <w:rPr>
          <w:rFonts w:eastAsiaTheme="minorEastAsia"/>
          <w:sz w:val="20"/>
          <w:szCs w:val="20"/>
        </w:rPr>
        <w:t xml:space="preserve"> 10</w:t>
      </w:r>
      <w:r w:rsidRPr="000F7B90">
        <w:rPr>
          <w:rFonts w:eastAsiaTheme="minorEastAsia"/>
          <w:sz w:val="20"/>
          <w:szCs w:val="20"/>
          <w:vertAlign w:val="superscript"/>
        </w:rPr>
        <w:t xml:space="preserve">−7 </w:t>
      </w:r>
      <w:r>
        <w:rPr>
          <w:rFonts w:eastAsiaTheme="minorEastAsia"/>
          <w:sz w:val="20"/>
          <w:szCs w:val="20"/>
        </w:rPr>
        <w:t>(</w:t>
      </w:r>
      <w:r w:rsidRPr="000F7B90">
        <w:rPr>
          <w:rFonts w:eastAsiaTheme="minorEastAsia"/>
          <w:sz w:val="20"/>
          <w:szCs w:val="20"/>
        </w:rPr>
        <w:t>T</w:t>
      </w:r>
      <w:r>
        <w:rPr>
          <w:rFonts w:eastAsiaTheme="minorEastAsia"/>
          <w:sz w:val="20"/>
          <w:szCs w:val="20"/>
        </w:rPr>
        <w:t xml:space="preserve"> * </w:t>
      </w:r>
      <w:r w:rsidRPr="000F7B90">
        <w:rPr>
          <w:rFonts w:eastAsiaTheme="minorEastAsia"/>
          <w:sz w:val="20"/>
          <w:szCs w:val="20"/>
        </w:rPr>
        <w:t>m/A</w:t>
      </w:r>
      <w:r>
        <w:rPr>
          <w:rFonts w:eastAsiaTheme="minorEastAsia"/>
          <w:sz w:val="20"/>
          <w:szCs w:val="20"/>
        </w:rPr>
        <w:t>)</w:t>
      </w:r>
      <w:r w:rsidRPr="000F7B90">
        <w:rPr>
          <w:rFonts w:eastAsiaTheme="minorEastAsia"/>
          <w:sz w:val="20"/>
          <w:szCs w:val="20"/>
        </w:rPr>
        <w:t>.</w:t>
      </w:r>
    </w:p>
    <w:p w14:paraId="0CC6F44B" w14:textId="77777777" w:rsidR="00FC2C7D" w:rsidRDefault="00FC2C7D" w:rsidP="00CF5424">
      <w:pPr>
        <w:rPr>
          <w:rFonts w:eastAsiaTheme="minorEastAsia"/>
          <w:sz w:val="20"/>
          <w:szCs w:val="20"/>
        </w:rPr>
      </w:pPr>
    </w:p>
    <w:p w14:paraId="307063EC" w14:textId="49F402C8" w:rsidR="000E3405" w:rsidRDefault="00924E79" w:rsidP="000E3405">
      <w:r>
        <w:br w:type="page"/>
      </w:r>
    </w:p>
    <w:p w14:paraId="0C5C8B92" w14:textId="311B89E0" w:rsidR="000E3405" w:rsidRPr="00FC2C7D" w:rsidRDefault="00351D01" w:rsidP="00351D01">
      <w:pPr>
        <w:pStyle w:val="PargrafodaLista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Análise</w:t>
      </w:r>
      <w:r w:rsidR="00403B5A" w:rsidRPr="00351D01">
        <w:rPr>
          <w:sz w:val="44"/>
          <w:szCs w:val="44"/>
        </w:rPr>
        <w:t xml:space="preserve"> </w:t>
      </w:r>
      <w:r w:rsidR="12E2E3DB" w:rsidRPr="00351D01">
        <w:rPr>
          <w:sz w:val="44"/>
          <w:szCs w:val="44"/>
        </w:rPr>
        <w:t>Experimenta</w:t>
      </w:r>
      <w:r>
        <w:rPr>
          <w:sz w:val="44"/>
          <w:szCs w:val="44"/>
        </w:rPr>
        <w:t>l</w:t>
      </w:r>
    </w:p>
    <w:p w14:paraId="338E15D6" w14:textId="0B6EDE45" w:rsidR="000F7B90" w:rsidRPr="000E3405" w:rsidRDefault="00351D01" w:rsidP="00122D00">
      <w:pPr>
        <w:ind w:left="360"/>
        <w:rPr>
          <w:sz w:val="36"/>
          <w:szCs w:val="36"/>
        </w:rPr>
      </w:pPr>
      <w:r>
        <w:rPr>
          <w:sz w:val="36"/>
          <w:szCs w:val="36"/>
        </w:rPr>
        <w:t>3</w:t>
      </w:r>
      <w:r w:rsidR="009A7B73" w:rsidRPr="009A7B73">
        <w:rPr>
          <w:sz w:val="36"/>
          <w:szCs w:val="36"/>
        </w:rPr>
        <w:t>.1</w:t>
      </w:r>
      <w:r w:rsidR="009A7B73">
        <w:rPr>
          <w:sz w:val="36"/>
          <w:szCs w:val="36"/>
        </w:rPr>
        <w:t xml:space="preserve"> Material utilizado</w:t>
      </w:r>
    </w:p>
    <w:p w14:paraId="34BA772A" w14:textId="2BF2FEBB" w:rsidR="00FC2C7D" w:rsidRDefault="00FC2C7D" w:rsidP="00FC2C7D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1. </w:t>
      </w:r>
      <w:r w:rsidRPr="00FC2C7D">
        <w:rPr>
          <w:sz w:val="20"/>
          <w:szCs w:val="20"/>
        </w:rPr>
        <w:t xml:space="preserve">Voltímetro </w:t>
      </w:r>
    </w:p>
    <w:p w14:paraId="1E3919A0" w14:textId="154DCEE0" w:rsidR="00FC2C7D" w:rsidRDefault="00924E79" w:rsidP="00FC2C7D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5CD3592E" wp14:editId="60FD8AA3">
                <wp:simplePos x="0" y="0"/>
                <wp:positionH relativeFrom="column">
                  <wp:posOffset>2187657</wp:posOffset>
                </wp:positionH>
                <wp:positionV relativeFrom="paragraph">
                  <wp:posOffset>-166821</wp:posOffset>
                </wp:positionV>
                <wp:extent cx="4679315" cy="2148348"/>
                <wp:effectExtent l="0" t="0" r="6985" b="4445"/>
                <wp:wrapNone/>
                <wp:docPr id="160031943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315" cy="2148348"/>
                          <a:chOff x="0" y="0"/>
                          <a:chExt cx="4679315" cy="2148348"/>
                        </a:xfrm>
                      </wpg:grpSpPr>
                      <pic:pic xmlns:pic="http://schemas.openxmlformats.org/drawingml/2006/picture">
                        <pic:nvPicPr>
                          <pic:cNvPr id="1571275723" name="Imagem 7" descr="Uma imagem com captura de ecrã, diagrama, text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96" r="15189"/>
                          <a:stretch/>
                        </pic:blipFill>
                        <pic:spPr bwMode="auto">
                          <a:xfrm>
                            <a:off x="0" y="0"/>
                            <a:ext cx="4679315" cy="1845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43889925" name="Text Box 4"/>
                        <wps:cNvSpPr txBox="1"/>
                        <wps:spPr>
                          <a:xfrm>
                            <a:off x="1602658" y="1730477"/>
                            <a:ext cx="2354825" cy="4178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B32E67" w14:textId="36587AE6" w:rsidR="00924E79" w:rsidRDefault="00924E79" w:rsidP="00924E79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FC7DD6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Esquema de Montagem</w:t>
                              </w:r>
                            </w:p>
                            <w:p w14:paraId="3E96B9EA" w14:textId="77777777" w:rsidR="00924E79" w:rsidRDefault="00924E7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D3592E" id="Group 5" o:spid="_x0000_s1026" style="position:absolute;left:0;text-align:left;margin-left:172.25pt;margin-top:-13.15pt;width:368.45pt;height:169.15pt;z-index:251658244" coordsize="46793,21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7" o:spid="_x0000_s1027" type="#_x0000_t75" alt="Uma imagem com captura de ecrã, diagrama, texto&#10;&#10;Descrição gerada automaticamente" style="position:absolute;width:46793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">
                  <v:imagedata r:id="rId17" o:title="Uma imagem com captura de ecrã, diagrama, texto&#10;&#10;Descrição gerada automaticamente" cropleft="9369f" cropright="9954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6026;top:17304;width:23548;height:4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" fillcolor="white [3201]" stroked="f" strokeweight=".5pt">
                  <v:textbox>
                    <w:txbxContent>
                      <w:p w14:paraId="22B32E67" w14:textId="36587AE6" w:rsidR="00924E79" w:rsidRDefault="00924E79" w:rsidP="00924E79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 w:rsidR="00FC7DD6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 Esquema de Montagem</w:t>
                        </w:r>
                      </w:p>
                      <w:p w14:paraId="3E96B9EA" w14:textId="77777777" w:rsidR="00924E79" w:rsidRDefault="00924E79"/>
                    </w:txbxContent>
                  </v:textbox>
                </v:shape>
              </v:group>
            </w:pict>
          </mc:Fallback>
        </mc:AlternateContent>
      </w:r>
      <w:r w:rsidR="00FC2C7D" w:rsidRPr="00FC2C7D">
        <w:rPr>
          <w:sz w:val="20"/>
          <w:szCs w:val="20"/>
        </w:rPr>
        <w:t xml:space="preserve">2. Amperímetro </w:t>
      </w:r>
    </w:p>
    <w:p w14:paraId="721263C1" w14:textId="77777777" w:rsidR="00FC2C7D" w:rsidRDefault="00FC2C7D" w:rsidP="00FC2C7D">
      <w:pPr>
        <w:ind w:left="360"/>
        <w:rPr>
          <w:sz w:val="20"/>
          <w:szCs w:val="20"/>
        </w:rPr>
      </w:pPr>
      <w:r w:rsidRPr="00FC2C7D">
        <w:rPr>
          <w:sz w:val="20"/>
          <w:szCs w:val="20"/>
        </w:rPr>
        <w:t xml:space="preserve">3. Fonte de tensão de 15 V </w:t>
      </w:r>
    </w:p>
    <w:p w14:paraId="2F955232" w14:textId="77777777" w:rsidR="00FC2C7D" w:rsidRDefault="00FC2C7D" w:rsidP="00FC2C7D">
      <w:pPr>
        <w:ind w:left="360"/>
        <w:rPr>
          <w:sz w:val="20"/>
          <w:szCs w:val="20"/>
        </w:rPr>
      </w:pPr>
      <w:r w:rsidRPr="00FC2C7D">
        <w:rPr>
          <w:sz w:val="20"/>
          <w:szCs w:val="20"/>
        </w:rPr>
        <w:t xml:space="preserve">4. Resistência de 10 Ω </w:t>
      </w:r>
    </w:p>
    <w:p w14:paraId="3CDB4276" w14:textId="77777777" w:rsidR="00FC2C7D" w:rsidRDefault="00FC2C7D" w:rsidP="00FC2C7D">
      <w:pPr>
        <w:ind w:left="360"/>
        <w:rPr>
          <w:sz w:val="20"/>
          <w:szCs w:val="20"/>
        </w:rPr>
      </w:pPr>
      <w:r w:rsidRPr="00FC2C7D">
        <w:rPr>
          <w:sz w:val="20"/>
          <w:szCs w:val="20"/>
        </w:rPr>
        <w:t xml:space="preserve">5. Reóstato de 330 Ω </w:t>
      </w:r>
    </w:p>
    <w:p w14:paraId="6130E3DE" w14:textId="77777777" w:rsidR="00FC2C7D" w:rsidRDefault="00FC2C7D" w:rsidP="00FC2C7D">
      <w:pPr>
        <w:ind w:left="360"/>
        <w:rPr>
          <w:sz w:val="20"/>
          <w:szCs w:val="20"/>
        </w:rPr>
      </w:pPr>
      <w:r w:rsidRPr="00FC2C7D">
        <w:rPr>
          <w:sz w:val="20"/>
          <w:szCs w:val="20"/>
        </w:rPr>
        <w:t xml:space="preserve">6. Sonda de efeito de Hall </w:t>
      </w:r>
    </w:p>
    <w:p w14:paraId="18F9FAD1" w14:textId="77777777" w:rsidR="00FC2C7D" w:rsidRDefault="00FC2C7D" w:rsidP="00FC2C7D">
      <w:pPr>
        <w:ind w:left="360"/>
        <w:rPr>
          <w:sz w:val="20"/>
          <w:szCs w:val="20"/>
        </w:rPr>
      </w:pPr>
      <w:r w:rsidRPr="00FC2C7D">
        <w:rPr>
          <w:sz w:val="20"/>
          <w:szCs w:val="20"/>
        </w:rPr>
        <w:t xml:space="preserve">7. Solenoide </w:t>
      </w:r>
    </w:p>
    <w:p w14:paraId="58A49669" w14:textId="67602B7A" w:rsidR="00CF5424" w:rsidRPr="00FC2C7D" w:rsidRDefault="00FC2C7D" w:rsidP="00FC2C7D">
      <w:pPr>
        <w:ind w:left="360"/>
        <w:rPr>
          <w:sz w:val="20"/>
          <w:szCs w:val="20"/>
        </w:rPr>
      </w:pPr>
      <w:r w:rsidRPr="00FC2C7D">
        <w:rPr>
          <w:sz w:val="20"/>
          <w:szCs w:val="20"/>
        </w:rPr>
        <w:t>8. Bobines de Helmholtz</w:t>
      </w:r>
    </w:p>
    <w:p w14:paraId="4DE1BCD7" w14:textId="7275BFB7" w:rsidR="00D22FF7" w:rsidRDefault="00D22FF7" w:rsidP="00924E79">
      <w:pPr>
        <w:keepNext/>
      </w:pPr>
    </w:p>
    <w:p w14:paraId="5C59BF43" w14:textId="77777777" w:rsidR="008E3643" w:rsidRDefault="008E3643" w:rsidP="00CF5424"/>
    <w:p w14:paraId="21A9D944" w14:textId="527AA321" w:rsidR="00BC2273" w:rsidRPr="00BC2273" w:rsidRDefault="005A14E0" w:rsidP="00351D01">
      <w:pPr>
        <w:pStyle w:val="PargrafodaLista"/>
        <w:numPr>
          <w:ilvl w:val="1"/>
          <w:numId w:val="15"/>
        </w:numPr>
        <w:rPr>
          <w:sz w:val="36"/>
          <w:szCs w:val="36"/>
        </w:rPr>
      </w:pPr>
      <w:r w:rsidRPr="003F44E2">
        <w:rPr>
          <w:sz w:val="36"/>
          <w:szCs w:val="36"/>
        </w:rPr>
        <w:t xml:space="preserve">Parte A </w:t>
      </w:r>
    </w:p>
    <w:p w14:paraId="15F1C72D" w14:textId="661411D5" w:rsidR="00BC2273" w:rsidRPr="00BC2273" w:rsidRDefault="00BC2273" w:rsidP="00DD278C">
      <w:pPr>
        <w:rPr>
          <w:sz w:val="32"/>
          <w:szCs w:val="32"/>
        </w:rPr>
      </w:pPr>
      <w:r>
        <w:rPr>
          <w:sz w:val="32"/>
          <w:szCs w:val="32"/>
        </w:rPr>
        <w:t>Objetivo</w:t>
      </w:r>
    </w:p>
    <w:p w14:paraId="41FA61CB" w14:textId="55DDF3A1" w:rsidR="000412D9" w:rsidRDefault="00DD278C" w:rsidP="00F1153C">
      <w:pPr>
        <w:ind w:firstLine="708"/>
        <w:rPr>
          <w:sz w:val="20"/>
          <w:szCs w:val="20"/>
        </w:rPr>
      </w:pPr>
      <w:r w:rsidRPr="00DD278C">
        <w:rPr>
          <w:sz w:val="20"/>
          <w:szCs w:val="20"/>
        </w:rPr>
        <w:t>A etapa inicial deste trabalho teve como objetivo calibrar a sonda de efeito Hall, determinando sua constante de calibração (</w:t>
      </w:r>
      <w:r>
        <w:rPr>
          <w:sz w:val="20"/>
          <w:szCs w:val="20"/>
        </w:rPr>
        <w:t>C</w:t>
      </w:r>
      <w:r>
        <w:rPr>
          <w:sz w:val="20"/>
          <w:szCs w:val="20"/>
          <w:vertAlign w:val="subscript"/>
        </w:rPr>
        <w:t>c</w:t>
      </w:r>
      <w:r w:rsidR="12E2E3DB" w:rsidRPr="12E2E3DB">
        <w:rPr>
          <w:sz w:val="20"/>
          <w:szCs w:val="20"/>
        </w:rPr>
        <w:t>),</w:t>
      </w:r>
      <w:r w:rsidRPr="00DD278C">
        <w:rPr>
          <w:sz w:val="20"/>
          <w:szCs w:val="20"/>
        </w:rPr>
        <w:t xml:space="preserve"> que será utilizada na segunda parte do estudo</w:t>
      </w:r>
      <w:r>
        <w:rPr>
          <w:sz w:val="20"/>
          <w:szCs w:val="20"/>
        </w:rPr>
        <w:t xml:space="preserve"> (Parte B)</w:t>
      </w:r>
      <w:r w:rsidRPr="00DD278C">
        <w:rPr>
          <w:sz w:val="20"/>
          <w:szCs w:val="20"/>
        </w:rPr>
        <w:t>.</w:t>
      </w:r>
    </w:p>
    <w:p w14:paraId="428DA5DF" w14:textId="77777777" w:rsidR="00B02443" w:rsidRDefault="00B02443" w:rsidP="00CF5424">
      <w:pPr>
        <w:rPr>
          <w:sz w:val="20"/>
          <w:szCs w:val="20"/>
        </w:rPr>
      </w:pPr>
    </w:p>
    <w:p w14:paraId="6F145154" w14:textId="18E8647A" w:rsidR="00CF5424" w:rsidRPr="00B02443" w:rsidRDefault="00E34BD5" w:rsidP="00CF5424">
      <w:pPr>
        <w:rPr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1" locked="0" layoutInCell="1" allowOverlap="1" wp14:anchorId="134D252C" wp14:editId="49361B58">
                <wp:simplePos x="0" y="0"/>
                <wp:positionH relativeFrom="column">
                  <wp:posOffset>4376889</wp:posOffset>
                </wp:positionH>
                <wp:positionV relativeFrom="paragraph">
                  <wp:posOffset>181881</wp:posOffset>
                </wp:positionV>
                <wp:extent cx="2490183" cy="2178252"/>
                <wp:effectExtent l="0" t="0" r="5715" b="0"/>
                <wp:wrapTight wrapText="bothSides">
                  <wp:wrapPolygon edited="0">
                    <wp:start x="165" y="0"/>
                    <wp:lineTo x="0" y="19459"/>
                    <wp:lineTo x="0" y="21348"/>
                    <wp:lineTo x="21484" y="21348"/>
                    <wp:lineTo x="21484" y="0"/>
                    <wp:lineTo x="165" y="0"/>
                  </wp:wrapPolygon>
                </wp:wrapTight>
                <wp:docPr id="47022857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0183" cy="2178252"/>
                          <a:chOff x="-52418" y="0"/>
                          <a:chExt cx="2490183" cy="2178252"/>
                        </a:xfrm>
                      </wpg:grpSpPr>
                      <pic:pic xmlns:pic="http://schemas.openxmlformats.org/drawingml/2006/picture">
                        <pic:nvPicPr>
                          <pic:cNvPr id="62853410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59" t="20934" r="17982" b="19543"/>
                          <a:stretch/>
                        </pic:blipFill>
                        <pic:spPr bwMode="auto">
                          <a:xfrm>
                            <a:off x="0" y="0"/>
                            <a:ext cx="241554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2691384" name="Text Box 4"/>
                        <wps:cNvSpPr txBox="1"/>
                        <wps:spPr>
                          <a:xfrm>
                            <a:off x="-52418" y="1956108"/>
                            <a:ext cx="2490183" cy="2221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DBE51C" w14:textId="762B9784" w:rsidR="00E34BD5" w:rsidRDefault="00E34BD5" w:rsidP="00E34BD5">
                              <w:pPr>
                                <w:pStyle w:val="Legenda"/>
                              </w:pPr>
                              <w:r>
                                <w:t>Figura 2 – Montagem em Laboratório</w:t>
                              </w:r>
                              <w:r w:rsidR="00B6198F">
                                <w:t xml:space="preserve"> (Parte 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4D252C" id="Group 6" o:spid="_x0000_s1029" style="position:absolute;margin-left:344.65pt;margin-top:14.3pt;width:196.1pt;height:171.5pt;z-index:-251658235;mso-width-relative:margin;mso-height-relative:margin" coordorigin="-524" coordsize="24901,217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">
                <v:shape id="Picture 3" o:spid="_x0000_s1030" type="#_x0000_t75" style="position:absolute;width:24155;height:19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">
                  <v:imagedata r:id="rId19" o:title="" croptop="13719f" cropbottom="12808f" cropleft="16816f" cropright="11785f"/>
                </v:shape>
                <v:shape id="Text Box 4" o:spid="_x0000_s1031" type="#_x0000_t202" style="position:absolute;left:-524;top:19561;width:24901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" fillcolor="white [3201]" stroked="f" strokeweight=".5pt">
                  <v:textbox>
                    <w:txbxContent>
                      <w:p w14:paraId="5DDBE51C" w14:textId="762B9784" w:rsidR="00E34BD5" w:rsidRDefault="00E34BD5" w:rsidP="00E34BD5">
                        <w:pPr>
                          <w:pStyle w:val="Legenda"/>
                        </w:pPr>
                        <w:r>
                          <w:t>Figura 2 – Montagem em Laboratório</w:t>
                        </w:r>
                        <w:r w:rsidR="00B6198F">
                          <w:t xml:space="preserve"> (Parte A)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BC2273" w:rsidRPr="00B02443">
        <w:rPr>
          <w:sz w:val="32"/>
          <w:szCs w:val="32"/>
        </w:rPr>
        <w:t>Procedimento experimental:</w:t>
      </w:r>
    </w:p>
    <w:p w14:paraId="2E48F6FC" w14:textId="45A6753E" w:rsidR="00BC2273" w:rsidRPr="00BC2273" w:rsidRDefault="00BC2273" w:rsidP="00BC2273">
      <w:pPr>
        <w:pStyle w:val="PargrafodaLista"/>
        <w:numPr>
          <w:ilvl w:val="0"/>
          <w:numId w:val="7"/>
        </w:numPr>
        <w:rPr>
          <w:sz w:val="20"/>
          <w:szCs w:val="20"/>
        </w:rPr>
      </w:pPr>
      <w:r w:rsidRPr="00BC2273">
        <w:rPr>
          <w:sz w:val="20"/>
          <w:szCs w:val="20"/>
        </w:rPr>
        <w:t>Conectou-se a sonda ao voltímetro e ajustou-se o potenciómetro da sonda até que o voltímetro indicasse 0 V na ausência de um campo magnético.</w:t>
      </w:r>
    </w:p>
    <w:p w14:paraId="4037EC2D" w14:textId="27554DD9" w:rsidR="00BC2273" w:rsidRPr="00BC2273" w:rsidRDefault="00BC2273" w:rsidP="00BC2273">
      <w:pPr>
        <w:pStyle w:val="PargrafodaLista"/>
        <w:numPr>
          <w:ilvl w:val="0"/>
          <w:numId w:val="7"/>
        </w:numPr>
        <w:rPr>
          <w:sz w:val="20"/>
          <w:szCs w:val="20"/>
        </w:rPr>
      </w:pPr>
      <w:r w:rsidRPr="00BC2273">
        <w:rPr>
          <w:sz w:val="20"/>
          <w:szCs w:val="20"/>
        </w:rPr>
        <w:t>Em seguida, montou-se o restante do circuito conforme ilustrado na figura 2.1.</w:t>
      </w:r>
    </w:p>
    <w:p w14:paraId="3C6C5C64" w14:textId="4E328BA8" w:rsidR="00BC2273" w:rsidRPr="00BC2273" w:rsidRDefault="00BC2273" w:rsidP="00BC2273">
      <w:pPr>
        <w:pStyle w:val="PargrafodaLista"/>
        <w:numPr>
          <w:ilvl w:val="0"/>
          <w:numId w:val="7"/>
        </w:numPr>
        <w:rPr>
          <w:sz w:val="20"/>
          <w:szCs w:val="20"/>
        </w:rPr>
      </w:pPr>
      <w:r w:rsidRPr="00BC2273">
        <w:rPr>
          <w:sz w:val="20"/>
          <w:szCs w:val="20"/>
        </w:rPr>
        <w:t xml:space="preserve">Anotou-se o valor de </w:t>
      </w:r>
      <m:oMath>
        <m:f>
          <m:fPr>
            <m:ctrlPr>
              <w:rPr>
                <w:rFonts w:ascii="Cambria Math" w:hAnsi="Cambria Math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N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l</m:t>
            </m:r>
          </m:den>
        </m:f>
      </m:oMath>
      <w:r w:rsidRPr="00BC2273">
        <w:rPr>
          <w:sz w:val="20"/>
          <w:szCs w:val="20"/>
        </w:rPr>
        <w:t>, que representa o número de espiras por unidade de comprimento do solenoide.</w:t>
      </w:r>
    </w:p>
    <w:p w14:paraId="242148FD" w14:textId="6EB02A0E" w:rsidR="00BC2273" w:rsidRPr="00BC2273" w:rsidRDefault="00BC2273" w:rsidP="00BC2273">
      <w:pPr>
        <w:pStyle w:val="PargrafodaLista"/>
        <w:numPr>
          <w:ilvl w:val="0"/>
          <w:numId w:val="7"/>
        </w:numPr>
        <w:rPr>
          <w:sz w:val="20"/>
          <w:szCs w:val="20"/>
        </w:rPr>
      </w:pPr>
      <w:r w:rsidRPr="00BC2273">
        <w:rPr>
          <w:sz w:val="20"/>
          <w:szCs w:val="20"/>
        </w:rPr>
        <w:t>Posicionou-se a sonda dentro do solenoide, localizando o ponto onde a aproximação de solenoide infinito era válida.</w:t>
      </w:r>
    </w:p>
    <w:p w14:paraId="6128AD40" w14:textId="1C534C99" w:rsidR="00CF5424" w:rsidRPr="000918B3" w:rsidRDefault="00CF5424" w:rsidP="000918B3">
      <w:pPr>
        <w:rPr>
          <w:sz w:val="32"/>
          <w:szCs w:val="32"/>
        </w:rPr>
      </w:pPr>
    </w:p>
    <w:p w14:paraId="79FEAAF9" w14:textId="77777777" w:rsidR="00B15135" w:rsidRPr="00B15135" w:rsidRDefault="00B15135" w:rsidP="00B1513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eastAsia="pt-PT"/>
          <w14:ligatures w14:val="none"/>
        </w:rPr>
      </w:pPr>
    </w:p>
    <w:p w14:paraId="595431FF" w14:textId="20C47474" w:rsidR="0020336B" w:rsidRDefault="0020336B" w:rsidP="00CF5424">
      <w:pPr>
        <w:rPr>
          <w:sz w:val="22"/>
          <w:szCs w:val="22"/>
        </w:rPr>
      </w:pPr>
    </w:p>
    <w:tbl>
      <w:tblPr>
        <w:tblStyle w:val="TabelacomGrelha"/>
        <w:tblpPr w:leftFromText="141" w:rightFromText="141" w:vertAnchor="text" w:horzAnchor="margin" w:tblpY="313"/>
        <w:tblW w:w="3256" w:type="dxa"/>
        <w:tblLook w:val="04A0" w:firstRow="1" w:lastRow="0" w:firstColumn="1" w:lastColumn="0" w:noHBand="0" w:noVBand="1"/>
      </w:tblPr>
      <w:tblGrid>
        <w:gridCol w:w="1838"/>
        <w:gridCol w:w="1418"/>
      </w:tblGrid>
      <w:tr w:rsidR="00731828" w:rsidRPr="005A5A4D" w14:paraId="77D476BD" w14:textId="77777777" w:rsidTr="00DA22F4">
        <w:trPr>
          <w:trHeight w:val="372"/>
        </w:trPr>
        <w:tc>
          <w:tcPr>
            <w:tcW w:w="1838" w:type="dxa"/>
            <w:noWrap/>
            <w:hideMark/>
          </w:tcPr>
          <w:p w14:paraId="2D996B7A" w14:textId="7D54C7BE" w:rsidR="00731828" w:rsidRPr="005A5A4D" w:rsidRDefault="00731828" w:rsidP="0073182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Corrente elétrica(</w:t>
            </w:r>
            <w:r w:rsidR="0050630D">
              <w:rPr>
                <w:sz w:val="22"/>
                <w:szCs w:val="22"/>
              </w:rPr>
              <w:t>±0.01</w:t>
            </w:r>
            <w:r w:rsidR="00883161">
              <w:rPr>
                <w:sz w:val="22"/>
                <w:szCs w:val="22"/>
              </w:rPr>
              <w:t>A</w:t>
            </w:r>
            <w:r w:rsidR="0039416A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18" w:type="dxa"/>
            <w:noWrap/>
            <w:hideMark/>
          </w:tcPr>
          <w:p w14:paraId="71BCECC7" w14:textId="73BE6638" w:rsidR="00731828" w:rsidRPr="005A5A4D" w:rsidRDefault="00731828" w:rsidP="0073182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Tensão de Hall (</w:t>
            </w:r>
            <w:r w:rsidR="008B763E">
              <w:rPr>
                <w:sz w:val="22"/>
                <w:szCs w:val="22"/>
              </w:rPr>
              <w:t>±0.000</w:t>
            </w:r>
            <w:r w:rsidR="006D00A8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V)</w:t>
            </w:r>
          </w:p>
        </w:tc>
      </w:tr>
      <w:tr w:rsidR="00731828" w:rsidRPr="005A5A4D" w14:paraId="6A649F74" w14:textId="77777777" w:rsidTr="00DA22F4">
        <w:trPr>
          <w:trHeight w:val="372"/>
        </w:trPr>
        <w:tc>
          <w:tcPr>
            <w:tcW w:w="1838" w:type="dxa"/>
            <w:noWrap/>
            <w:hideMark/>
          </w:tcPr>
          <w:p w14:paraId="2CDC38F5" w14:textId="77777777" w:rsidR="00731828" w:rsidRPr="005A5A4D" w:rsidRDefault="00731828" w:rsidP="00731828">
            <w:pPr>
              <w:rPr>
                <w:sz w:val="22"/>
                <w:szCs w:val="22"/>
              </w:rPr>
            </w:pPr>
            <w:r w:rsidRPr="005A5A4D">
              <w:rPr>
                <w:sz w:val="22"/>
                <w:szCs w:val="22"/>
              </w:rPr>
              <w:t>0,029</w:t>
            </w:r>
          </w:p>
        </w:tc>
        <w:tc>
          <w:tcPr>
            <w:tcW w:w="1418" w:type="dxa"/>
            <w:noWrap/>
            <w:hideMark/>
          </w:tcPr>
          <w:p w14:paraId="1781D211" w14:textId="77777777" w:rsidR="00731828" w:rsidRPr="005A5A4D" w:rsidRDefault="00731828" w:rsidP="00731828">
            <w:pPr>
              <w:rPr>
                <w:sz w:val="22"/>
                <w:szCs w:val="22"/>
              </w:rPr>
            </w:pPr>
            <w:r w:rsidRPr="005A5A4D">
              <w:rPr>
                <w:sz w:val="22"/>
                <w:szCs w:val="22"/>
              </w:rPr>
              <w:t>0,0042</w:t>
            </w:r>
          </w:p>
        </w:tc>
      </w:tr>
      <w:tr w:rsidR="00731828" w:rsidRPr="005A5A4D" w14:paraId="7E128EDD" w14:textId="77777777" w:rsidTr="00DA22F4">
        <w:trPr>
          <w:trHeight w:val="372"/>
        </w:trPr>
        <w:tc>
          <w:tcPr>
            <w:tcW w:w="1838" w:type="dxa"/>
            <w:noWrap/>
            <w:hideMark/>
          </w:tcPr>
          <w:p w14:paraId="314617B5" w14:textId="77777777" w:rsidR="00731828" w:rsidRPr="005A5A4D" w:rsidRDefault="00731828" w:rsidP="00731828">
            <w:pPr>
              <w:rPr>
                <w:sz w:val="22"/>
                <w:szCs w:val="22"/>
              </w:rPr>
            </w:pPr>
            <w:r w:rsidRPr="005A5A4D">
              <w:rPr>
                <w:sz w:val="22"/>
                <w:szCs w:val="22"/>
              </w:rPr>
              <w:t>0,04</w:t>
            </w:r>
          </w:p>
        </w:tc>
        <w:tc>
          <w:tcPr>
            <w:tcW w:w="1418" w:type="dxa"/>
            <w:noWrap/>
            <w:hideMark/>
          </w:tcPr>
          <w:p w14:paraId="69084A2D" w14:textId="77777777" w:rsidR="00731828" w:rsidRPr="005A5A4D" w:rsidRDefault="00731828" w:rsidP="00731828">
            <w:pPr>
              <w:rPr>
                <w:sz w:val="22"/>
                <w:szCs w:val="22"/>
              </w:rPr>
            </w:pPr>
            <w:r w:rsidRPr="005A5A4D">
              <w:rPr>
                <w:sz w:val="22"/>
                <w:szCs w:val="22"/>
              </w:rPr>
              <w:t>0,0058</w:t>
            </w:r>
          </w:p>
        </w:tc>
      </w:tr>
      <w:tr w:rsidR="00731828" w:rsidRPr="005A5A4D" w14:paraId="3FDB563E" w14:textId="77777777" w:rsidTr="00DA22F4">
        <w:trPr>
          <w:trHeight w:val="372"/>
        </w:trPr>
        <w:tc>
          <w:tcPr>
            <w:tcW w:w="1838" w:type="dxa"/>
            <w:noWrap/>
            <w:hideMark/>
          </w:tcPr>
          <w:p w14:paraId="28FFB16B" w14:textId="77777777" w:rsidR="00731828" w:rsidRPr="005A5A4D" w:rsidRDefault="00731828" w:rsidP="00731828">
            <w:pPr>
              <w:rPr>
                <w:sz w:val="22"/>
                <w:szCs w:val="22"/>
              </w:rPr>
            </w:pPr>
            <w:r w:rsidRPr="005A5A4D">
              <w:rPr>
                <w:sz w:val="22"/>
                <w:szCs w:val="22"/>
              </w:rPr>
              <w:t>0,051</w:t>
            </w:r>
          </w:p>
        </w:tc>
        <w:tc>
          <w:tcPr>
            <w:tcW w:w="1418" w:type="dxa"/>
            <w:noWrap/>
            <w:hideMark/>
          </w:tcPr>
          <w:p w14:paraId="74461688" w14:textId="77777777" w:rsidR="00731828" w:rsidRPr="005A5A4D" w:rsidRDefault="00731828" w:rsidP="00731828">
            <w:pPr>
              <w:rPr>
                <w:sz w:val="22"/>
                <w:szCs w:val="22"/>
              </w:rPr>
            </w:pPr>
            <w:r w:rsidRPr="005A5A4D">
              <w:rPr>
                <w:sz w:val="22"/>
                <w:szCs w:val="22"/>
              </w:rPr>
              <w:t>0,0076</w:t>
            </w:r>
          </w:p>
        </w:tc>
      </w:tr>
      <w:tr w:rsidR="00731828" w:rsidRPr="005A5A4D" w14:paraId="5605A415" w14:textId="77777777" w:rsidTr="00DA22F4">
        <w:trPr>
          <w:trHeight w:val="372"/>
        </w:trPr>
        <w:tc>
          <w:tcPr>
            <w:tcW w:w="1838" w:type="dxa"/>
            <w:noWrap/>
            <w:hideMark/>
          </w:tcPr>
          <w:p w14:paraId="5C8865A8" w14:textId="77777777" w:rsidR="00731828" w:rsidRPr="005A5A4D" w:rsidRDefault="00731828" w:rsidP="00731828">
            <w:pPr>
              <w:rPr>
                <w:sz w:val="22"/>
                <w:szCs w:val="22"/>
              </w:rPr>
            </w:pPr>
            <w:r w:rsidRPr="005A5A4D">
              <w:rPr>
                <w:sz w:val="22"/>
                <w:szCs w:val="22"/>
              </w:rPr>
              <w:t>0,075</w:t>
            </w:r>
          </w:p>
        </w:tc>
        <w:tc>
          <w:tcPr>
            <w:tcW w:w="1418" w:type="dxa"/>
            <w:noWrap/>
            <w:hideMark/>
          </w:tcPr>
          <w:p w14:paraId="77B0D5C3" w14:textId="77777777" w:rsidR="00731828" w:rsidRPr="005A5A4D" w:rsidRDefault="00731828" w:rsidP="00731828">
            <w:pPr>
              <w:rPr>
                <w:sz w:val="22"/>
                <w:szCs w:val="22"/>
              </w:rPr>
            </w:pPr>
            <w:r w:rsidRPr="005A5A4D">
              <w:rPr>
                <w:sz w:val="22"/>
                <w:szCs w:val="22"/>
              </w:rPr>
              <w:t>0,0108</w:t>
            </w:r>
          </w:p>
        </w:tc>
      </w:tr>
      <w:tr w:rsidR="00731828" w:rsidRPr="005A5A4D" w14:paraId="07EB3AE1" w14:textId="77777777" w:rsidTr="00DA22F4">
        <w:trPr>
          <w:trHeight w:val="372"/>
        </w:trPr>
        <w:tc>
          <w:tcPr>
            <w:tcW w:w="1838" w:type="dxa"/>
            <w:noWrap/>
            <w:hideMark/>
          </w:tcPr>
          <w:p w14:paraId="3174986A" w14:textId="77777777" w:rsidR="00731828" w:rsidRPr="005A5A4D" w:rsidRDefault="00731828" w:rsidP="00731828">
            <w:pPr>
              <w:rPr>
                <w:sz w:val="22"/>
                <w:szCs w:val="22"/>
              </w:rPr>
            </w:pPr>
            <w:r w:rsidRPr="005A5A4D">
              <w:rPr>
                <w:sz w:val="22"/>
                <w:szCs w:val="22"/>
              </w:rPr>
              <w:t>0,134</w:t>
            </w:r>
          </w:p>
        </w:tc>
        <w:tc>
          <w:tcPr>
            <w:tcW w:w="1418" w:type="dxa"/>
            <w:noWrap/>
            <w:hideMark/>
          </w:tcPr>
          <w:p w14:paraId="6107EBBA" w14:textId="77777777" w:rsidR="00731828" w:rsidRPr="005A5A4D" w:rsidRDefault="00731828" w:rsidP="00731828">
            <w:pPr>
              <w:rPr>
                <w:sz w:val="22"/>
                <w:szCs w:val="22"/>
              </w:rPr>
            </w:pPr>
            <w:r w:rsidRPr="005A5A4D">
              <w:rPr>
                <w:sz w:val="22"/>
                <w:szCs w:val="22"/>
              </w:rPr>
              <w:t>0,02</w:t>
            </w:r>
          </w:p>
        </w:tc>
      </w:tr>
      <w:tr w:rsidR="00731828" w:rsidRPr="005A5A4D" w14:paraId="2081DAED" w14:textId="77777777" w:rsidTr="00DA22F4">
        <w:trPr>
          <w:trHeight w:val="372"/>
        </w:trPr>
        <w:tc>
          <w:tcPr>
            <w:tcW w:w="1838" w:type="dxa"/>
            <w:noWrap/>
            <w:hideMark/>
          </w:tcPr>
          <w:p w14:paraId="663E8A53" w14:textId="77777777" w:rsidR="00731828" w:rsidRPr="005A5A4D" w:rsidRDefault="00731828" w:rsidP="00731828">
            <w:pPr>
              <w:rPr>
                <w:sz w:val="22"/>
                <w:szCs w:val="22"/>
              </w:rPr>
            </w:pPr>
            <w:r w:rsidRPr="005A5A4D">
              <w:rPr>
                <w:sz w:val="22"/>
                <w:szCs w:val="22"/>
              </w:rPr>
              <w:t>0,258</w:t>
            </w:r>
          </w:p>
        </w:tc>
        <w:tc>
          <w:tcPr>
            <w:tcW w:w="1418" w:type="dxa"/>
            <w:noWrap/>
            <w:hideMark/>
          </w:tcPr>
          <w:p w14:paraId="084D8206" w14:textId="77777777" w:rsidR="00731828" w:rsidRPr="005A5A4D" w:rsidRDefault="00731828" w:rsidP="00731828">
            <w:pPr>
              <w:rPr>
                <w:sz w:val="22"/>
                <w:szCs w:val="22"/>
              </w:rPr>
            </w:pPr>
            <w:r w:rsidRPr="005A5A4D">
              <w:rPr>
                <w:sz w:val="22"/>
                <w:szCs w:val="22"/>
              </w:rPr>
              <w:t>0,0375</w:t>
            </w:r>
          </w:p>
        </w:tc>
      </w:tr>
    </w:tbl>
    <w:p w14:paraId="0D29D6BE" w14:textId="53DD763A" w:rsidR="00471B81" w:rsidRDefault="00F1153C" w:rsidP="62ED3735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720D7592" wp14:editId="7F62D179">
                <wp:simplePos x="0" y="0"/>
                <wp:positionH relativeFrom="column">
                  <wp:posOffset>2210285</wp:posOffset>
                </wp:positionH>
                <wp:positionV relativeFrom="paragraph">
                  <wp:posOffset>-301957</wp:posOffset>
                </wp:positionV>
                <wp:extent cx="4572000" cy="3080535"/>
                <wp:effectExtent l="0" t="0" r="0" b="5715"/>
                <wp:wrapNone/>
                <wp:docPr id="15086755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3080535"/>
                          <a:chOff x="0" y="0"/>
                          <a:chExt cx="4572000" cy="3080535"/>
                        </a:xfrm>
                      </wpg:grpSpPr>
                      <wpg:graphicFrame>
                        <wpg:cNvPr id="811059614" name="Chart 1">
                          <a:extLst>
                            <a:ext uri="{FF2B5EF4-FFF2-40B4-BE49-F238E27FC236}">
                              <a16:creationId xmlns:a16="http://schemas.microsoft.com/office/drawing/2014/main" id="{CF9AB194-6EAF-D126-3596-3907B0D58A33}"/>
                            </a:ext>
                          </a:extLst>
                        </wpg:cNvPr>
                        <wpg:cNvFrPr/>
                        <wpg:xfrm>
                          <a:off x="0" y="0"/>
                          <a:ext cx="4572000" cy="274320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20"/>
                          </a:graphicData>
                        </a:graphic>
                      </wpg:graphicFrame>
                      <wps:wsp>
                        <wps:cNvPr id="520470267" name="Text Box 4"/>
                        <wps:cNvSpPr txBox="1"/>
                        <wps:spPr>
                          <a:xfrm>
                            <a:off x="547476" y="2818915"/>
                            <a:ext cx="3593465" cy="2616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9EDE08" w14:textId="77777777" w:rsidR="00F1153C" w:rsidRPr="00E75562" w:rsidRDefault="00F1153C" w:rsidP="00F1153C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6603">
                                <w:rPr>
                                  <w:sz w:val="18"/>
                                  <w:szCs w:val="18"/>
                                </w:rPr>
                                <w:t xml:space="preserve">Gráfico 1- Variação da Tensão de Hall em função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do campo elétrico</w:t>
                              </w:r>
                            </w:p>
                            <w:p w14:paraId="52A5B517" w14:textId="758B49E5" w:rsidR="00F1153C" w:rsidRDefault="00F1153C" w:rsidP="00F1153C">
                              <w:pPr>
                                <w:pStyle w:val="Legenda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0D7592" id="_x0000_s1032" style="position:absolute;margin-left:174.05pt;margin-top:-23.8pt;width:5in;height:242.55pt;z-index:251658247" coordsize="45720,30805" o:gfxdata="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">
                <v:shape id="Chart 1" o:spid="_x0000_s1033" type="#_x0000_t75" style="position:absolute;left:-60;top:-60;width:45840;height:275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">
                  <v:imagedata r:id="rId21" o:title=""/>
                  <o:lock v:ext="edit" aspectratio="f"/>
                </v:shape>
                <v:shape id="Text Box 4" o:spid="_x0000_s1034" type="#_x0000_t202" style="position:absolute;left:5474;top:28189;width:3593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" fillcolor="white [3201]" stroked="f" strokeweight=".5pt">
                  <v:textbox>
                    <w:txbxContent>
                      <w:p w14:paraId="7B9EDE08" w14:textId="77777777" w:rsidR="00F1153C" w:rsidRPr="00E75562" w:rsidRDefault="00F1153C" w:rsidP="00F1153C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436603">
                          <w:rPr>
                            <w:sz w:val="18"/>
                            <w:szCs w:val="18"/>
                          </w:rPr>
                          <w:t xml:space="preserve">Gráfico 1- Variação da Tensão de Hall em função </w:t>
                        </w:r>
                        <w:r>
                          <w:rPr>
                            <w:sz w:val="18"/>
                            <w:szCs w:val="18"/>
                          </w:rPr>
                          <w:t>do campo elétrico</w:t>
                        </w:r>
                      </w:p>
                      <w:p w14:paraId="52A5B517" w14:textId="758B49E5" w:rsidR="00F1153C" w:rsidRDefault="00F1153C" w:rsidP="00F1153C">
                        <w:pPr>
                          <w:pStyle w:val="Legenda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6ACA43C0" w14:textId="77777777" w:rsidR="005A5A4D" w:rsidRDefault="005A5A4D" w:rsidP="62ED3735">
      <w:pPr>
        <w:rPr>
          <w:sz w:val="22"/>
          <w:szCs w:val="22"/>
        </w:rPr>
      </w:pPr>
    </w:p>
    <w:p w14:paraId="540A2399" w14:textId="77777777" w:rsidR="005A5A4D" w:rsidRDefault="005A5A4D" w:rsidP="62ED3735">
      <w:pPr>
        <w:rPr>
          <w:sz w:val="22"/>
          <w:szCs w:val="22"/>
        </w:rPr>
      </w:pPr>
    </w:p>
    <w:p w14:paraId="1FBF4F85" w14:textId="77777777" w:rsidR="00731828" w:rsidRDefault="00731828" w:rsidP="62ED3735">
      <w:pPr>
        <w:rPr>
          <w:sz w:val="22"/>
          <w:szCs w:val="22"/>
        </w:rPr>
      </w:pPr>
    </w:p>
    <w:p w14:paraId="300CE32D" w14:textId="77777777" w:rsidR="00731828" w:rsidRDefault="00731828" w:rsidP="62ED3735">
      <w:pPr>
        <w:rPr>
          <w:sz w:val="22"/>
          <w:szCs w:val="22"/>
        </w:rPr>
      </w:pPr>
    </w:p>
    <w:p w14:paraId="726C4DA5" w14:textId="77777777" w:rsidR="00731828" w:rsidRDefault="00731828" w:rsidP="62ED3735">
      <w:pPr>
        <w:rPr>
          <w:sz w:val="22"/>
          <w:szCs w:val="22"/>
        </w:rPr>
      </w:pPr>
    </w:p>
    <w:p w14:paraId="4D9E02B5" w14:textId="77777777" w:rsidR="00731828" w:rsidRDefault="00731828" w:rsidP="62ED3735">
      <w:pPr>
        <w:rPr>
          <w:sz w:val="22"/>
          <w:szCs w:val="22"/>
        </w:rPr>
      </w:pPr>
    </w:p>
    <w:p w14:paraId="01281D5D" w14:textId="77777777" w:rsidR="00731828" w:rsidRDefault="00731828" w:rsidP="62ED3735">
      <w:pPr>
        <w:rPr>
          <w:sz w:val="22"/>
          <w:szCs w:val="22"/>
        </w:rPr>
      </w:pPr>
    </w:p>
    <w:p w14:paraId="47397489" w14:textId="77777777" w:rsidR="00731828" w:rsidRDefault="00731828" w:rsidP="62ED3735">
      <w:pPr>
        <w:rPr>
          <w:sz w:val="22"/>
          <w:szCs w:val="22"/>
        </w:rPr>
      </w:pPr>
    </w:p>
    <w:p w14:paraId="5FE97AAF" w14:textId="189CDA1C" w:rsidR="00867287" w:rsidRDefault="00867287" w:rsidP="62ED3735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p w14:paraId="5CD1A24D" w14:textId="2C44EC55" w:rsidR="00471B81" w:rsidRDefault="00471B81" w:rsidP="00351D01">
      <w:pPr>
        <w:pStyle w:val="PargrafodaLista"/>
        <w:numPr>
          <w:ilvl w:val="1"/>
          <w:numId w:val="15"/>
        </w:numPr>
        <w:rPr>
          <w:sz w:val="36"/>
          <w:szCs w:val="36"/>
        </w:rPr>
      </w:pPr>
      <w:r w:rsidRPr="00471B81">
        <w:rPr>
          <w:sz w:val="36"/>
          <w:szCs w:val="36"/>
        </w:rPr>
        <w:t xml:space="preserve">Parte B </w:t>
      </w:r>
    </w:p>
    <w:p w14:paraId="2FFC64EB" w14:textId="24E54DBE" w:rsidR="00E372B5" w:rsidRDefault="00E372B5" w:rsidP="00E372B5">
      <w:pPr>
        <w:ind w:left="360"/>
        <w:rPr>
          <w:sz w:val="32"/>
          <w:szCs w:val="32"/>
        </w:rPr>
      </w:pPr>
      <w:r>
        <w:rPr>
          <w:sz w:val="32"/>
          <w:szCs w:val="32"/>
        </w:rPr>
        <w:t>O</w:t>
      </w:r>
      <w:r w:rsidRPr="00E372B5">
        <w:rPr>
          <w:sz w:val="32"/>
          <w:szCs w:val="32"/>
        </w:rPr>
        <w:t>bjetivo</w:t>
      </w:r>
    </w:p>
    <w:p w14:paraId="4AB60EB7" w14:textId="7B55D887" w:rsidR="00E372B5" w:rsidRDefault="00243B3D" w:rsidP="00E372B5">
      <w:pPr>
        <w:ind w:left="360"/>
        <w:rPr>
          <w:i/>
          <w:iCs/>
          <w:sz w:val="20"/>
          <w:szCs w:val="20"/>
        </w:rPr>
      </w:pPr>
      <w:r w:rsidRPr="00365AFF">
        <w:rPr>
          <w:sz w:val="20"/>
          <w:szCs w:val="20"/>
        </w:rPr>
        <w:t xml:space="preserve">Nesta etapa, procedeu-se à medição do valor da tensão de Hall ao longo do eixo de cada bobina isoladamente e, de seguida, para ambas as bobinas ligadas. É importante salientar que, durante este procedimento, manteve-se a corrente aproximadamente constante, </w:t>
      </w:r>
      <w:r w:rsidRPr="00365AFF">
        <w:rPr>
          <w:i/>
          <w:iCs/>
          <w:sz w:val="20"/>
          <w:szCs w:val="20"/>
        </w:rPr>
        <w:t xml:space="preserve">I = </w:t>
      </w:r>
      <w:r w:rsidR="00365AFF" w:rsidRPr="00365AFF">
        <w:rPr>
          <w:i/>
          <w:iCs/>
          <w:sz w:val="20"/>
          <w:szCs w:val="20"/>
        </w:rPr>
        <w:t>0,50 A</w:t>
      </w:r>
    </w:p>
    <w:p w14:paraId="0607857F" w14:textId="448FC4F5" w:rsidR="00B15135" w:rsidRDefault="00B15135" w:rsidP="00B15135">
      <w:pPr>
        <w:ind w:left="360"/>
        <w:rPr>
          <w:sz w:val="32"/>
          <w:szCs w:val="32"/>
        </w:rPr>
      </w:pPr>
      <w:r>
        <w:rPr>
          <w:sz w:val="32"/>
          <w:szCs w:val="32"/>
        </w:rPr>
        <w:t>Proce</w:t>
      </w:r>
      <w:r w:rsidR="00A04D29">
        <w:rPr>
          <w:sz w:val="32"/>
          <w:szCs w:val="32"/>
        </w:rPr>
        <w:t>dimento experimental</w:t>
      </w:r>
    </w:p>
    <w:p w14:paraId="67C25458" w14:textId="6E20CA05" w:rsidR="003D1897" w:rsidRPr="003D1897" w:rsidRDefault="00B6198F" w:rsidP="003D189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6" behindDoc="1" locked="0" layoutInCell="1" allowOverlap="1" wp14:anchorId="152AA255" wp14:editId="54760A33">
                <wp:simplePos x="0" y="0"/>
                <wp:positionH relativeFrom="column">
                  <wp:posOffset>3928110</wp:posOffset>
                </wp:positionH>
                <wp:positionV relativeFrom="paragraph">
                  <wp:posOffset>8061</wp:posOffset>
                </wp:positionV>
                <wp:extent cx="2927985" cy="2802245"/>
                <wp:effectExtent l="0" t="0" r="5715" b="0"/>
                <wp:wrapTight wrapText="bothSides">
                  <wp:wrapPolygon edited="0">
                    <wp:start x="0" y="0"/>
                    <wp:lineTo x="0" y="19681"/>
                    <wp:lineTo x="1124" y="21150"/>
                    <wp:lineTo x="1124" y="21443"/>
                    <wp:lineTo x="19956" y="21443"/>
                    <wp:lineTo x="19956" y="21150"/>
                    <wp:lineTo x="21502" y="19681"/>
                    <wp:lineTo x="21502" y="0"/>
                    <wp:lineTo x="0" y="0"/>
                  </wp:wrapPolygon>
                </wp:wrapTight>
                <wp:docPr id="38277773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7985" cy="2802245"/>
                          <a:chOff x="0" y="0"/>
                          <a:chExt cx="2927985" cy="2802245"/>
                        </a:xfrm>
                      </wpg:grpSpPr>
                      <pic:pic xmlns:pic="http://schemas.openxmlformats.org/drawingml/2006/picture">
                        <pic:nvPicPr>
                          <pic:cNvPr id="1972311051" name="Picture 4" descr="A machine on a 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48" t="7712" r="11606"/>
                          <a:stretch/>
                        </pic:blipFill>
                        <pic:spPr bwMode="auto">
                          <a:xfrm>
                            <a:off x="0" y="0"/>
                            <a:ext cx="2927985" cy="255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17391540" name="Text Box 4"/>
                        <wps:cNvSpPr txBox="1"/>
                        <wps:spPr>
                          <a:xfrm>
                            <a:off x="198023" y="2580122"/>
                            <a:ext cx="2489835" cy="22212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2A9F3F" w14:textId="6168FD09" w:rsidR="00B6198F" w:rsidRDefault="00B6198F" w:rsidP="00B6198F">
                              <w:pPr>
                                <w:pStyle w:val="Legenda"/>
                              </w:pPr>
                              <w:r>
                                <w:t>Figura 3 – Montagem em Laboratório (Parte 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2AA255" id="_x0000_s1035" style="position:absolute;left:0;text-align:left;margin-left:309.3pt;margin-top:.65pt;width:230.55pt;height:220.65pt;z-index:-251658234" coordsize="29279,280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">
                <v:shape id="Picture 4" o:spid="_x0000_s1036" type="#_x0000_t75" alt="A machine on a table&#10;&#10;Description automatically generated" style="position:absolute;width:29279;height:25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">
                  <v:imagedata r:id="rId23" o:title="A machine on a table&#10;&#10;Description automatically generated" croptop="5054f" cropleft="5864f" cropright="7606f"/>
                </v:shape>
                <v:shape id="Text Box 4" o:spid="_x0000_s1037" type="#_x0000_t202" style="position:absolute;left:1980;top:25801;width:24898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" fillcolor="white [3201]" stroked="f" strokeweight=".5pt">
                  <v:textbox>
                    <w:txbxContent>
                      <w:p w14:paraId="332A9F3F" w14:textId="6168FD09" w:rsidR="00B6198F" w:rsidRDefault="00B6198F" w:rsidP="00B6198F">
                        <w:pPr>
                          <w:pStyle w:val="Legenda"/>
                        </w:pPr>
                        <w:r>
                          <w:t>Figura 3 – Montagem em Laboratório (Parte B)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D1897" w:rsidRPr="003D1897">
        <w:rPr>
          <w:sz w:val="20"/>
          <w:szCs w:val="20"/>
        </w:rPr>
        <w:t>Colocaram-se as bobinas na configuração de Helmholtz, garantindo que a distância entre elas era igual ao respetivo raio.</w:t>
      </w:r>
    </w:p>
    <w:p w14:paraId="252A8F4F" w14:textId="77777777" w:rsidR="003D1897" w:rsidRPr="003D1897" w:rsidRDefault="003D1897" w:rsidP="003D1897">
      <w:pPr>
        <w:pStyle w:val="PargrafodaLista"/>
        <w:numPr>
          <w:ilvl w:val="0"/>
          <w:numId w:val="12"/>
        </w:numPr>
        <w:rPr>
          <w:sz w:val="20"/>
          <w:szCs w:val="20"/>
        </w:rPr>
      </w:pPr>
      <w:r w:rsidRPr="003D1897">
        <w:rPr>
          <w:sz w:val="20"/>
          <w:szCs w:val="20"/>
        </w:rPr>
        <w:t>Registaram-se as características das bobinas, como o raio e a posição de cada uma.</w:t>
      </w:r>
    </w:p>
    <w:p w14:paraId="6CC88D48" w14:textId="77777777" w:rsidR="003D1897" w:rsidRPr="003D1897" w:rsidRDefault="003D1897" w:rsidP="003D1897">
      <w:pPr>
        <w:pStyle w:val="PargrafodaLista"/>
        <w:numPr>
          <w:ilvl w:val="0"/>
          <w:numId w:val="12"/>
        </w:numPr>
        <w:rPr>
          <w:sz w:val="20"/>
          <w:szCs w:val="20"/>
        </w:rPr>
      </w:pPr>
      <w:r w:rsidRPr="003D1897">
        <w:rPr>
          <w:sz w:val="20"/>
          <w:szCs w:val="20"/>
        </w:rPr>
        <w:t>Montou-se o restante do circuito, conforme ilustrado na figura 2.1, substituindo apenas o solenoide por uma das bobinas.</w:t>
      </w:r>
    </w:p>
    <w:p w14:paraId="64E0FD36" w14:textId="427BCE30" w:rsidR="003D1897" w:rsidRPr="003D1897" w:rsidRDefault="003D1897" w:rsidP="003D1897">
      <w:pPr>
        <w:pStyle w:val="PargrafodaLista"/>
        <w:numPr>
          <w:ilvl w:val="0"/>
          <w:numId w:val="12"/>
        </w:numPr>
        <w:rPr>
          <w:sz w:val="20"/>
          <w:szCs w:val="20"/>
        </w:rPr>
      </w:pPr>
      <w:r w:rsidRPr="003D1897">
        <w:rPr>
          <w:sz w:val="20"/>
          <w:szCs w:val="20"/>
        </w:rPr>
        <w:t>Ajustou-se o reóstato para fixar a corrente em I=0,50</w:t>
      </w:r>
      <w:r w:rsidRPr="003D1897">
        <w:rPr>
          <w:rFonts w:ascii="Arial" w:hAnsi="Arial" w:cs="Arial"/>
          <w:sz w:val="20"/>
          <w:szCs w:val="20"/>
        </w:rPr>
        <w:t> </w:t>
      </w:r>
      <w:r>
        <w:rPr>
          <w:sz w:val="20"/>
          <w:szCs w:val="20"/>
        </w:rPr>
        <w:t xml:space="preserve">A </w:t>
      </w:r>
      <w:r w:rsidRPr="003D1897">
        <w:rPr>
          <w:sz w:val="20"/>
          <w:szCs w:val="20"/>
        </w:rPr>
        <w:t>que permaneceu constante durante toda a experiência.</w:t>
      </w:r>
    </w:p>
    <w:p w14:paraId="265EFCC6" w14:textId="75190981" w:rsidR="003D1897" w:rsidRPr="003D1897" w:rsidRDefault="003D1897" w:rsidP="003D1897">
      <w:pPr>
        <w:pStyle w:val="PargrafodaLista"/>
        <w:numPr>
          <w:ilvl w:val="0"/>
          <w:numId w:val="12"/>
        </w:numPr>
        <w:rPr>
          <w:sz w:val="20"/>
          <w:szCs w:val="20"/>
        </w:rPr>
      </w:pPr>
      <w:r w:rsidRPr="003D1897">
        <w:rPr>
          <w:sz w:val="20"/>
          <w:szCs w:val="20"/>
        </w:rPr>
        <w:t>Mediu-se o campo magnético gerado pela bobina ao longo do seu eixo, em intervalos de um centímetro, registando-se cada par de valores: posição e tensão de Hall (V</w:t>
      </w:r>
      <w:r>
        <w:rPr>
          <w:sz w:val="20"/>
          <w:szCs w:val="20"/>
          <w:vertAlign w:val="subscript"/>
        </w:rPr>
        <w:t>H</w:t>
      </w:r>
      <w:r w:rsidRPr="003D1897">
        <w:rPr>
          <w:sz w:val="20"/>
          <w:szCs w:val="20"/>
        </w:rPr>
        <w:t>).</w:t>
      </w:r>
    </w:p>
    <w:p w14:paraId="251410F2" w14:textId="06B1F110" w:rsidR="003D1897" w:rsidRPr="003D1897" w:rsidRDefault="003D1897" w:rsidP="003D1897">
      <w:pPr>
        <w:pStyle w:val="PargrafodaLista"/>
        <w:numPr>
          <w:ilvl w:val="0"/>
          <w:numId w:val="12"/>
        </w:numPr>
        <w:rPr>
          <w:sz w:val="20"/>
          <w:szCs w:val="20"/>
        </w:rPr>
      </w:pPr>
      <w:r w:rsidRPr="003D1897">
        <w:rPr>
          <w:sz w:val="20"/>
          <w:szCs w:val="20"/>
        </w:rPr>
        <w:t>Repetiram-se os passos 3, 4 e 5, mas desta vez para a segunda bobina, utilizando as mesmas posições definidas anteriormente.</w:t>
      </w:r>
    </w:p>
    <w:p w14:paraId="2AB7AE83" w14:textId="7B30F570" w:rsidR="00725553" w:rsidRPr="00725553" w:rsidRDefault="003D1897" w:rsidP="00725553">
      <w:pPr>
        <w:pStyle w:val="PargrafodaLista"/>
        <w:numPr>
          <w:ilvl w:val="0"/>
          <w:numId w:val="12"/>
        </w:numPr>
        <w:rPr>
          <w:sz w:val="20"/>
          <w:szCs w:val="20"/>
        </w:rPr>
      </w:pPr>
      <w:r w:rsidRPr="003D1897">
        <w:rPr>
          <w:sz w:val="20"/>
          <w:szCs w:val="20"/>
        </w:rPr>
        <w:t>Por fim, conectaram-se ambas as bobinas em série.</w:t>
      </w:r>
    </w:p>
    <w:p w14:paraId="11616F04" w14:textId="082CA326" w:rsidR="1FC4AA57" w:rsidRDefault="1FC4AA57" w:rsidP="675F76DF"/>
    <w:p w14:paraId="24A9F4F7" w14:textId="77777777" w:rsidR="000010B2" w:rsidRDefault="000010B2" w:rsidP="675F76DF"/>
    <w:p w14:paraId="2033495A" w14:textId="77777777" w:rsidR="008D7408" w:rsidRDefault="008D7408" w:rsidP="007B2BE1">
      <w:pPr>
        <w:ind w:firstLine="360"/>
        <w:rPr>
          <w:sz w:val="32"/>
          <w:szCs w:val="32"/>
        </w:rPr>
      </w:pPr>
    </w:p>
    <w:p w14:paraId="6CBBF850" w14:textId="23D7931B" w:rsidR="00725553" w:rsidRDefault="00725553" w:rsidP="007B2BE1">
      <w:pPr>
        <w:ind w:firstLine="360"/>
        <w:rPr>
          <w:sz w:val="32"/>
          <w:szCs w:val="32"/>
        </w:rPr>
      </w:pPr>
      <w:r w:rsidRPr="00CF280D">
        <w:rPr>
          <w:sz w:val="32"/>
          <w:szCs w:val="32"/>
        </w:rPr>
        <w:lastRenderedPageBreak/>
        <w:t>Análise dos resultados obtidos:</w:t>
      </w:r>
    </w:p>
    <w:tbl>
      <w:tblPr>
        <w:tblW w:w="1092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2"/>
        <w:gridCol w:w="1383"/>
        <w:gridCol w:w="1352"/>
        <w:gridCol w:w="1383"/>
        <w:gridCol w:w="1244"/>
        <w:gridCol w:w="1383"/>
        <w:gridCol w:w="1310"/>
        <w:gridCol w:w="1513"/>
      </w:tblGrid>
      <w:tr w:rsidR="00E014C3" w:rsidRPr="004B5C96" w14:paraId="70A2D527" w14:textId="77777777" w:rsidTr="00E014C3">
        <w:trPr>
          <w:trHeight w:val="294"/>
        </w:trPr>
        <w:tc>
          <w:tcPr>
            <w:tcW w:w="27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D973"/>
            <w:noWrap/>
            <w:vAlign w:val="bottom"/>
            <w:hideMark/>
          </w:tcPr>
          <w:p w14:paraId="55E01F14" w14:textId="77777777" w:rsidR="00E014C3" w:rsidRPr="004B5C96" w:rsidRDefault="00E014C3" w:rsidP="004B5C9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 xml:space="preserve">Tabela 1 </w:t>
            </w:r>
          </w:p>
        </w:tc>
        <w:tc>
          <w:tcPr>
            <w:tcW w:w="27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D973"/>
            <w:noWrap/>
            <w:vAlign w:val="bottom"/>
            <w:hideMark/>
          </w:tcPr>
          <w:p w14:paraId="51177022" w14:textId="77777777" w:rsidR="00E014C3" w:rsidRPr="004B5C96" w:rsidRDefault="00E014C3" w:rsidP="004B5C9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Tabela 2</w:t>
            </w:r>
          </w:p>
        </w:tc>
        <w:tc>
          <w:tcPr>
            <w:tcW w:w="26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D973"/>
            <w:noWrap/>
            <w:vAlign w:val="bottom"/>
            <w:hideMark/>
          </w:tcPr>
          <w:p w14:paraId="233A47DF" w14:textId="77777777" w:rsidR="00E014C3" w:rsidRPr="004B5C96" w:rsidRDefault="00E014C3" w:rsidP="004B5C9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Tabela 3</w:t>
            </w:r>
          </w:p>
        </w:tc>
        <w:tc>
          <w:tcPr>
            <w:tcW w:w="28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D973"/>
            <w:noWrap/>
            <w:vAlign w:val="bottom"/>
            <w:hideMark/>
          </w:tcPr>
          <w:p w14:paraId="7F3007A9" w14:textId="77777777" w:rsidR="00E014C3" w:rsidRPr="004B5C96" w:rsidRDefault="00E014C3" w:rsidP="004B5C9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Tabela 4</w:t>
            </w:r>
          </w:p>
        </w:tc>
      </w:tr>
      <w:tr w:rsidR="00E014C3" w:rsidRPr="004B5C96" w14:paraId="62E62D32" w14:textId="77777777" w:rsidTr="00E014C3">
        <w:trPr>
          <w:trHeight w:val="294"/>
        </w:trPr>
        <w:tc>
          <w:tcPr>
            <w:tcW w:w="27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5E6A2"/>
            <w:noWrap/>
            <w:vAlign w:val="bottom"/>
            <w:hideMark/>
          </w:tcPr>
          <w:p w14:paraId="31D835A0" w14:textId="77777777" w:rsidR="00E014C3" w:rsidRPr="004B5C96" w:rsidRDefault="00E014C3" w:rsidP="004B5C9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 xml:space="preserve">Bobine Nº1 </w:t>
            </w:r>
          </w:p>
        </w:tc>
        <w:tc>
          <w:tcPr>
            <w:tcW w:w="27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5E6A2"/>
            <w:noWrap/>
            <w:vAlign w:val="bottom"/>
            <w:hideMark/>
          </w:tcPr>
          <w:p w14:paraId="3A17ECCD" w14:textId="77777777" w:rsidR="00E014C3" w:rsidRPr="004B5C96" w:rsidRDefault="00E014C3" w:rsidP="004B5C9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Bobine Nº12</w:t>
            </w:r>
          </w:p>
        </w:tc>
        <w:tc>
          <w:tcPr>
            <w:tcW w:w="2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5E6A2"/>
            <w:noWrap/>
            <w:vAlign w:val="bottom"/>
            <w:hideMark/>
          </w:tcPr>
          <w:p w14:paraId="4C329E02" w14:textId="77777777" w:rsidR="00E014C3" w:rsidRPr="004B5C96" w:rsidRDefault="00E014C3" w:rsidP="004B5C9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 xml:space="preserve">Bobine Nº1  + Bobine Nº2   </w:t>
            </w:r>
          </w:p>
        </w:tc>
        <w:tc>
          <w:tcPr>
            <w:tcW w:w="28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5E6A2"/>
            <w:noWrap/>
            <w:vAlign w:val="bottom"/>
            <w:hideMark/>
          </w:tcPr>
          <w:p w14:paraId="79418DB4" w14:textId="77777777" w:rsidR="00E014C3" w:rsidRPr="004B5C96" w:rsidRDefault="00E014C3" w:rsidP="004B5C9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Curva Teórica</w:t>
            </w:r>
          </w:p>
        </w:tc>
      </w:tr>
      <w:tr w:rsidR="00E014C3" w:rsidRPr="004B5C96" w14:paraId="235743B2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0CC47" w14:textId="77777777" w:rsidR="00E014C3" w:rsidRPr="004B5C96" w:rsidRDefault="00E014C3" w:rsidP="004B5C9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Distancia( ± 0,05 m )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995F6" w14:textId="77777777" w:rsidR="00E014C3" w:rsidRPr="004B5C96" w:rsidRDefault="00E014C3" w:rsidP="004B5C9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Tensão( ± 0,1 V)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826E" w14:textId="77777777" w:rsidR="00E014C3" w:rsidRPr="004B5C96" w:rsidRDefault="00E014C3" w:rsidP="004B5C9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Distancia( ± 0,05 m )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E71D5" w14:textId="77777777" w:rsidR="00E014C3" w:rsidRPr="004B5C96" w:rsidRDefault="00E014C3" w:rsidP="004B5C9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Tensão( ± 0,1 V)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B7093" w14:textId="77777777" w:rsidR="00E014C3" w:rsidRPr="004B5C96" w:rsidRDefault="00E014C3" w:rsidP="004B5C9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Distancia( ± 0,05 m )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A59CB" w14:textId="77777777" w:rsidR="00E014C3" w:rsidRPr="004B5C96" w:rsidRDefault="00E014C3" w:rsidP="004B5C9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Tensão( ± 0,1 mV)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35C78" w14:textId="77777777" w:rsidR="00E014C3" w:rsidRPr="004B5C96" w:rsidRDefault="00E014C3" w:rsidP="004B5C9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Distancia( ± 0,05m )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F2410" w14:textId="77777777" w:rsidR="00E014C3" w:rsidRPr="004B5C96" w:rsidRDefault="00E014C3" w:rsidP="004B5C9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Tensão( ± 0,1 V)</w:t>
            </w:r>
          </w:p>
        </w:tc>
      </w:tr>
      <w:tr w:rsidR="00E014C3" w:rsidRPr="004B5C96" w14:paraId="06E1FF38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CBAE2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6B48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0.00034687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49985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23F69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0.00006279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C02B0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FECE2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0.00040368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FD12E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0.2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8A3D5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0.000409661</w:t>
            </w:r>
          </w:p>
        </w:tc>
      </w:tr>
      <w:tr w:rsidR="00E014C3" w:rsidRPr="004B5C96" w14:paraId="1E9CED79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8BCD8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0.19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17879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0.00039770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F672E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0.19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6091C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0.00008373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22AEC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0.19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58B8F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0.00047246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5ADED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0.19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E0E07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0.000481427</w:t>
            </w:r>
          </w:p>
        </w:tc>
      </w:tr>
      <w:tr w:rsidR="00E014C3" w:rsidRPr="004B5C96" w14:paraId="2FBEC676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F0703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0.18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CBF94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0.00042760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5E47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0.18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915A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0.00011064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3B3BF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0.18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38C4A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0.00052329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DA4CF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0.18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87D62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0.000538241</w:t>
            </w:r>
          </w:p>
        </w:tc>
      </w:tr>
      <w:tr w:rsidR="00E014C3" w:rsidRPr="004B5C96" w14:paraId="57D1FE80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056A3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0.17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886C8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0.00043059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5DE5A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0.17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FF98A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0.00014054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13A06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0.17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BF371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0.00056216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19F08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0.17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EF823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0.000571133</w:t>
            </w:r>
          </w:p>
        </w:tc>
      </w:tr>
      <w:tr w:rsidR="00E014C3" w:rsidRPr="004B5C96" w14:paraId="7380C395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D5FA6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0.16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B3367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0.00040667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51A23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0.16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89AF7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0.00017941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2C26D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0.16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97CC9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0.00057711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3BEFA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0.16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268F2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0.000586084</w:t>
            </w:r>
          </w:p>
        </w:tc>
      </w:tr>
      <w:tr w:rsidR="00E014C3" w:rsidRPr="004B5C96" w14:paraId="14DCA796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C29C2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0.15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AD06A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0.00035285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DBBF0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0.15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F977E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0.00023025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2B685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0.15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0F60B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0.00058608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C7B1A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0.15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655E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0.000583094</w:t>
            </w:r>
          </w:p>
        </w:tc>
      </w:tr>
      <w:tr w:rsidR="00E014C3" w:rsidRPr="004B5C96" w14:paraId="417CE371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5D033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0.14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122E6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0.00030201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67098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0.14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A34E3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0.00028706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BBDC2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0.14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BBCA6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0.00058608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FBF26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0.14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C881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0.000589075</w:t>
            </w:r>
          </w:p>
        </w:tc>
      </w:tr>
      <w:tr w:rsidR="00E014C3" w:rsidRPr="004B5C96" w14:paraId="7C4D7686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E3313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0.13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A559D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0.00024520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3E840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0.13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1C1A1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0.00033790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90278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0.13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0882A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0.00058608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CFEA2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0.13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15D1A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0.000583094</w:t>
            </w:r>
          </w:p>
        </w:tc>
      </w:tr>
      <w:tr w:rsidR="00E014C3" w:rsidRPr="004B5C96" w14:paraId="79BBDC81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8E8D7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96B2E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0.00019137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4F8BD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71BF7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0.00038574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E0E87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01468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0.00058010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8FB1E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0.12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6A52F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0.000577114</w:t>
            </w:r>
          </w:p>
        </w:tc>
      </w:tr>
      <w:tr w:rsidR="00E014C3" w:rsidRPr="004B5C96" w14:paraId="6A3FB5B3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7384D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0.11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7AA21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0.00014652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5F4FD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0.11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476CF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0.00040667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BE6A6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0.11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C3B1C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0.00055917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B89F4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0.11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8090A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0.000553192</w:t>
            </w:r>
          </w:p>
        </w:tc>
      </w:tr>
      <w:tr w:rsidR="00E014C3" w:rsidRPr="004B5C96" w14:paraId="5BD1FA0F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A719D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568DA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0.00011363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7B13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66365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0.00040966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FAAA6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278C5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0.00052030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9B9EC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0.1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E5725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0.00052329</w:t>
            </w:r>
          </w:p>
        </w:tc>
      </w:tr>
      <w:tr w:rsidR="00E014C3" w:rsidRPr="004B5C96" w14:paraId="4E575288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30690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0.09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987B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0.00008971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DADDA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0.09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666E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0.00039172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B5AB3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0.09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307C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0.00046349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3E4DC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0.09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F986E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0.000481427</w:t>
            </w:r>
          </w:p>
        </w:tc>
      </w:tr>
      <w:tr w:rsidR="00E014C3" w:rsidRPr="004B5C96" w14:paraId="135F4E2A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60972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0.08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517C9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0.00006578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86276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0.08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5FBD1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0.00033790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FC0BB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0.08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1B7E5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0.00040069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B5E21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0.08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6EBC3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0.000403681</w:t>
            </w:r>
          </w:p>
        </w:tc>
      </w:tr>
      <w:tr w:rsidR="00E014C3" w:rsidRPr="004B5C96" w14:paraId="7C225641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66F2F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0.07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43452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0.00004784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E5AD9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0.07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01970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0.00029603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30521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0.07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896D6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0.00033192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B1C14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0.07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0DB85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0.000343876</w:t>
            </w:r>
          </w:p>
        </w:tc>
      </w:tr>
      <w:tr w:rsidR="00E014C3" w:rsidRPr="004B5C96" w14:paraId="455344CD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3ECC1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0.06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E8CBE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0.00003588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149B6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0.06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58291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0.00023623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7166D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0.06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40F50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0.00026613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5A1C5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0.06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BAD46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0.000272111</w:t>
            </w:r>
          </w:p>
        </w:tc>
      </w:tr>
      <w:tr w:rsidR="00E014C3" w:rsidRPr="004B5C96" w14:paraId="3C1BBEB1" w14:textId="77777777" w:rsidTr="00E014C3">
        <w:trPr>
          <w:trHeight w:val="294"/>
        </w:trPr>
        <w:tc>
          <w:tcPr>
            <w:tcW w:w="1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3354E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0.05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0BA18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0.00002691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FD22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0.05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BED3F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0.00018539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8312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0.05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42C4B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0.00021231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D2A19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0.05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DC7E" w14:textId="77777777" w:rsidR="00E014C3" w:rsidRPr="004B5C96" w:rsidRDefault="00E014C3" w:rsidP="004B5C9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</w:pPr>
            <w:r w:rsidRPr="004B5C9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pt-PT"/>
                <w14:ligatures w14:val="none"/>
              </w:rPr>
              <w:t>0.000212306</w:t>
            </w:r>
          </w:p>
        </w:tc>
      </w:tr>
    </w:tbl>
    <w:p w14:paraId="78B2FBF0" w14:textId="77777777" w:rsidR="007B2BE1" w:rsidRDefault="007B2BE1" w:rsidP="007B2BE1">
      <w:pPr>
        <w:ind w:left="360"/>
        <w:rPr>
          <w:sz w:val="20"/>
          <w:szCs w:val="20"/>
        </w:rPr>
      </w:pPr>
    </w:p>
    <w:p w14:paraId="777A19AF" w14:textId="031481CA" w:rsidR="007B2BE1" w:rsidRDefault="007B2BE1" w:rsidP="007B2BE1">
      <w:pPr>
        <w:ind w:left="36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202255E3" wp14:editId="71A292CD">
            <wp:simplePos x="0" y="0"/>
            <wp:positionH relativeFrom="column">
              <wp:posOffset>1066800</wp:posOffset>
            </wp:positionH>
            <wp:positionV relativeFrom="paragraph">
              <wp:posOffset>311785</wp:posOffset>
            </wp:positionV>
            <wp:extent cx="4575265" cy="2775858"/>
            <wp:effectExtent l="0" t="0" r="15875" b="5715"/>
            <wp:wrapTopAndBottom/>
            <wp:docPr id="1572416857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ACE90EB2-DB24-EC2D-06B8-62426A268E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</w:r>
      <w:r>
        <w:rPr>
          <w:sz w:val="20"/>
          <w:szCs w:val="20"/>
        </w:rPr>
        <w:t>Em seguida está a representação gráfica das tabelas acima em função da posição da sonda de Hall:</w:t>
      </w:r>
    </w:p>
    <w:p w14:paraId="5FEEFE6B" w14:textId="22F9EA2F" w:rsidR="007B2BE1" w:rsidRDefault="007B2BE1" w:rsidP="007B2BE1">
      <w:pPr>
        <w:rPr>
          <w:sz w:val="20"/>
          <w:szCs w:val="20"/>
        </w:rPr>
      </w:pPr>
    </w:p>
    <w:p w14:paraId="4E4075F6" w14:textId="0DF3E042" w:rsidR="007B2BE1" w:rsidRPr="001C3D26" w:rsidRDefault="007B2BE1" w:rsidP="007B2BE1">
      <w:pPr>
        <w:jc w:val="center"/>
        <w:rPr>
          <w:i/>
          <w:iCs/>
          <w:sz w:val="18"/>
          <w:szCs w:val="18"/>
        </w:rPr>
      </w:pPr>
      <w:r w:rsidRPr="007B2BE1">
        <w:rPr>
          <w:i/>
          <w:iCs/>
          <w:sz w:val="18"/>
          <w:szCs w:val="18"/>
        </w:rPr>
        <w:t xml:space="preserve"> </w:t>
      </w:r>
      <w:r w:rsidRPr="001C3D26">
        <w:rPr>
          <w:i/>
          <w:iCs/>
          <w:sz w:val="18"/>
          <w:szCs w:val="18"/>
        </w:rPr>
        <w:t>Gráfico 2- Representação gráfica da variação do campo magnético em função da posição da sonda de Hall n</w:t>
      </w:r>
      <w:r>
        <w:rPr>
          <w:i/>
          <w:iCs/>
          <w:sz w:val="18"/>
          <w:szCs w:val="18"/>
        </w:rPr>
        <w:t>o</w:t>
      </w:r>
      <w:r w:rsidRPr="001C3D26">
        <w:rPr>
          <w:i/>
          <w:iCs/>
          <w:sz w:val="18"/>
          <w:szCs w:val="18"/>
        </w:rPr>
        <w:t xml:space="preserve">s diferentes </w:t>
      </w:r>
      <w:r>
        <w:rPr>
          <w:i/>
          <w:iCs/>
          <w:sz w:val="18"/>
          <w:szCs w:val="18"/>
        </w:rPr>
        <w:t>estudos</w:t>
      </w:r>
    </w:p>
    <w:p w14:paraId="1BE6D3D8" w14:textId="77777777" w:rsidR="007B2BE1" w:rsidRDefault="007B2BE1" w:rsidP="00686152">
      <w:pPr>
        <w:ind w:left="360"/>
        <w:rPr>
          <w:sz w:val="20"/>
          <w:szCs w:val="20"/>
        </w:rPr>
      </w:pPr>
    </w:p>
    <w:p w14:paraId="751D6890" w14:textId="77777777" w:rsidR="005032FE" w:rsidRDefault="005032FE" w:rsidP="007B2BE1">
      <w:pPr>
        <w:ind w:left="360"/>
        <w:rPr>
          <w:sz w:val="20"/>
          <w:szCs w:val="20"/>
        </w:rPr>
      </w:pPr>
    </w:p>
    <w:p w14:paraId="5631779E" w14:textId="77777777" w:rsidR="005032FE" w:rsidRDefault="005032FE" w:rsidP="007B2BE1">
      <w:pPr>
        <w:ind w:left="360"/>
        <w:rPr>
          <w:sz w:val="20"/>
          <w:szCs w:val="20"/>
        </w:rPr>
      </w:pPr>
    </w:p>
    <w:p w14:paraId="5ECE6C33" w14:textId="733D8FC6" w:rsidR="008822D0" w:rsidRPr="005032FE" w:rsidRDefault="009242F3" w:rsidP="007B2BE1">
      <w:pPr>
        <w:ind w:left="360"/>
        <w:rPr>
          <w:rFonts w:ascii="Cambria Math" w:eastAsiaTheme="minorEastAsia" w:hAnsi="Cambria Math" w:cs="Cambria Math"/>
          <w:i/>
          <w:sz w:val="20"/>
          <w:szCs w:val="20"/>
          <w:vertAlign w:val="subscript"/>
        </w:rPr>
      </w:pPr>
      <w:r>
        <w:rPr>
          <w:sz w:val="20"/>
          <w:szCs w:val="20"/>
        </w:rPr>
        <w:lastRenderedPageBreak/>
        <w:t xml:space="preserve">Para o </w:t>
      </w:r>
      <w:r w:rsidR="00AB3FBC">
        <w:rPr>
          <w:sz w:val="20"/>
          <w:szCs w:val="20"/>
        </w:rPr>
        <w:t>cálculo</w:t>
      </w:r>
      <w:r>
        <w:rPr>
          <w:sz w:val="20"/>
          <w:szCs w:val="20"/>
        </w:rPr>
        <w:t xml:space="preserve"> da C</w:t>
      </w:r>
      <w:r>
        <w:rPr>
          <w:sz w:val="20"/>
          <w:szCs w:val="20"/>
          <w:vertAlign w:val="subscript"/>
        </w:rPr>
        <w:t>c</w:t>
      </w:r>
      <w:r w:rsidR="007B2BE1">
        <w:rPr>
          <w:sz w:val="20"/>
          <w:szCs w:val="20"/>
          <w:vertAlign w:val="subscript"/>
        </w:rPr>
        <w:t xml:space="preserve"> </w:t>
      </w:r>
      <w:r w:rsidR="007B2BE1">
        <w:rPr>
          <w:sz w:val="20"/>
          <w:szCs w:val="20"/>
        </w:rPr>
        <w:t>:</w:t>
      </w:r>
      <w:r w:rsidR="007B2BE1" w:rsidRPr="007B2BE1">
        <w:rPr>
          <w:rFonts w:ascii="Cambria Math" w:eastAsiaTheme="minorEastAsia" w:hAnsi="Cambria Math" w:cs="Cambria Math"/>
          <w:i/>
        </w:rPr>
        <w:br/>
      </w:r>
      <m:oMathPara>
        <m:oMath>
          <m:r>
            <w:rPr>
              <w:rFonts w:ascii="Cambria Math" w:eastAsiaTheme="minorEastAsia" w:hAnsi="Cambria Math" w:cs="Cambria Math"/>
            </w:rPr>
            <m:t>Cc</m:t>
          </m:r>
          <m:r>
            <m:rPr>
              <m:sty m:val="bi"/>
            </m:rPr>
            <w:rPr>
              <w:rFonts w:ascii="Cambria Math" w:eastAsiaTheme="minorEastAsia" w:hAnsi="Cambria Math" w:cs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Cambria Math"/>
                  <w:b/>
                  <w:bCs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sz w:val="20"/>
                  <w:szCs w:val="20"/>
                </w:rPr>
                <m:t>μ</m:t>
              </m:r>
              <m:r>
                <m:rPr>
                  <m:sty m:val="p"/>
                </m:rPr>
                <w:rPr>
                  <w:rFonts w:ascii="Cambria Math" w:hAnsi="Cambria Math" w:cs="Aptos"/>
                  <w:sz w:val="20"/>
                  <w:szCs w:val="20"/>
                  <w:vertAlign w:val="subscript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 w:cs="Aptos"/>
                  <w:sz w:val="20"/>
                  <w:szCs w:val="20"/>
                  <w:vertAlign w:val="subscript"/>
                </w:rPr>
                <m:t xml:space="preserve">× </m:t>
              </m:r>
              <m:f>
                <m:f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Cambria Math"/>
                    </w:rPr>
                    <m:t>L</m:t>
                  </m:r>
                </m:den>
              </m:f>
            </m:num>
            <m:den>
              <m:r>
                <w:rPr>
                  <w:rFonts w:ascii="Cambria Math" w:eastAsiaTheme="minorEastAsia" w:hAnsi="Cambria Math" w:cs="Cambria Math"/>
                </w:rPr>
                <m:t>m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Cambria Math"/>
            </w:rPr>
            <m:t>=</m:t>
          </m:r>
          <m:f>
            <m:fPr>
              <m:ctrlPr>
                <w:rPr>
                  <w:rFonts w:ascii="Cambria Math" w:eastAsiaTheme="minorEastAsia" w:hAnsi="Cambria Math" w:cs="Cambria Math"/>
                  <w:b/>
                  <w:b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π</m:t>
              </m:r>
              <m:r>
                <m:rPr>
                  <m:sty m:val="b"/>
                </m:rPr>
                <w:rPr>
                  <w:rFonts w:ascii="Cambria Math" w:eastAsiaTheme="minorEastAsia" w:hAnsi="Cambria Math" w:cs="Cambria Math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 w:cs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Cambria Math"/>
                    </w:rPr>
                    <m:t>10</m:t>
                  </m:r>
                  <m:ctrlPr>
                    <w:rPr>
                      <w:rFonts w:ascii="Cambria Math" w:eastAsiaTheme="minorEastAsia" w:hAnsi="Cambria Math" w:cs="Cambria Math"/>
                      <w:b/>
                      <w:bCs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Cambria Math"/>
                    </w:rPr>
                    <m:t>-7</m:t>
                  </m:r>
                </m:sup>
              </m:sSup>
              <m:r>
                <m:rPr>
                  <m:sty m:val="b"/>
                </m:rPr>
                <w:rPr>
                  <w:rFonts w:ascii="Cambria Math" w:eastAsiaTheme="minorEastAsia" w:hAnsi="Cambria Math" w:cs="Cambria Math"/>
                </w:rPr>
                <m:t>×</m:t>
              </m:r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3467</m:t>
              </m:r>
              <m:ctrlPr>
                <w:rPr>
                  <w:rFonts w:ascii="Cambria Math" w:eastAsiaTheme="minorEastAsia" w:hAnsi="Cambria Math" w:cs="Cambria Math"/>
                  <w:b/>
                  <w:bCs/>
                  <w:i/>
                </w:rPr>
              </m:ctrlP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Cambria Math"/>
                </w:rPr>
                <m:t>0.1457</m:t>
              </m:r>
              <m:ctrlPr>
                <w:rPr>
                  <w:rFonts w:ascii="Cambria Math" w:eastAsiaTheme="minorEastAsia" w:hAnsi="Cambria Math" w:cs="Cambria Math"/>
                  <w:b/>
                  <w:bCs/>
                  <w:i/>
                </w:rPr>
              </m:ctrlPr>
            </m:den>
          </m:f>
          <m:r>
            <w:rPr>
              <w:rFonts w:ascii="Cambria Math" w:eastAsiaTheme="minorEastAsia" w:hAnsi="Cambria Math" w:cs="Cambria Math"/>
              <w:sz w:val="20"/>
              <w:szCs w:val="20"/>
            </w:rPr>
            <m:t>≈</m:t>
          </m:r>
          <m:r>
            <w:rPr>
              <w:rFonts w:ascii="Cambria Math" w:hAnsi="Cambria Math"/>
              <w:sz w:val="20"/>
              <w:szCs w:val="20"/>
              <w:vertAlign w:val="subscript"/>
            </w:rPr>
            <m:t>0.0299 V/A</m:t>
          </m:r>
        </m:oMath>
      </m:oMathPara>
    </w:p>
    <w:p w14:paraId="6B110BD5" w14:textId="6876C4B4" w:rsidR="003F5056" w:rsidRDefault="005032FE" w:rsidP="009B63BD">
      <w:pPr>
        <w:ind w:left="360"/>
        <w:rPr>
          <w:rFonts w:ascii="Cambria Math" w:eastAsiaTheme="minorEastAsia" w:hAnsi="Cambria Math" w:cs="Cambria Math"/>
          <w:iCs/>
          <w:sz w:val="20"/>
          <w:szCs w:val="20"/>
        </w:rPr>
      </w:pPr>
      <w:r>
        <w:rPr>
          <w:rFonts w:ascii="Cambria Math" w:eastAsiaTheme="minorEastAsia" w:hAnsi="Cambria Math" w:cs="Cambria Math"/>
          <w:iCs/>
          <w:sz w:val="20"/>
          <w:szCs w:val="20"/>
        </w:rPr>
        <w:t>O erro</w:t>
      </w:r>
      <w:r w:rsidR="00F3556A">
        <w:rPr>
          <w:rFonts w:ascii="Cambria Math" w:eastAsiaTheme="minorEastAsia" w:hAnsi="Cambria Math" w:cs="Cambria Math"/>
          <w:iCs/>
          <w:sz w:val="20"/>
          <w:szCs w:val="20"/>
        </w:rPr>
        <w:t xml:space="preserve"> </w:t>
      </w:r>
      <w:r w:rsidR="001E1DF7">
        <w:rPr>
          <w:rFonts w:ascii="Cambria Math" w:eastAsiaTheme="minorEastAsia" w:hAnsi="Cambria Math" w:cs="Cambria Math"/>
          <w:iCs/>
          <w:sz w:val="20"/>
          <w:szCs w:val="20"/>
        </w:rPr>
        <w:t>absoluto associado</w:t>
      </w:r>
      <w:r>
        <w:rPr>
          <w:rFonts w:ascii="Cambria Math" w:eastAsiaTheme="minorEastAsia" w:hAnsi="Cambria Math" w:cs="Cambria Math"/>
          <w:iCs/>
          <w:sz w:val="20"/>
          <w:szCs w:val="20"/>
        </w:rPr>
        <w:t xml:space="preserve"> é:</w:t>
      </w:r>
    </w:p>
    <w:p w14:paraId="7FCBA864" w14:textId="4D8D288D" w:rsidR="003F5056" w:rsidRPr="009B63BD" w:rsidRDefault="00241926" w:rsidP="009B63BD">
      <w:pPr>
        <w:rPr>
          <w:rFonts w:ascii="Cambria Math" w:eastAsiaTheme="minorEastAsia" w:hAnsi="Cambria Math" w:cs="Cambria Math"/>
        </w:rPr>
      </w:pP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dm</m:t>
                </m:r>
              </m:den>
            </m:f>
            <m:r>
              <w:rPr>
                <w:rFonts w:ascii="Cambria Math" w:hAnsi="Cambria Math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eastAsiaTheme="minorEastAsia" w:hAnsi="Cambria Math" w:cs="Cambria Math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 w:cs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d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den>
            </m:f>
            <m:r>
              <w:rPr>
                <w:rFonts w:ascii="Cambria Math" w:hAnsi="Cambria Math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</m:e>
        </m:d>
      </m:oMath>
      <w:r w:rsidR="009B63BD" w:rsidRPr="009B63BD">
        <w:rPr>
          <w:rFonts w:ascii="Cambria Math" w:eastAsiaTheme="minorEastAsia" w:hAnsi="Cambria Math" w:cs="Cambria Math"/>
        </w:rPr>
        <w:t xml:space="preserve"> </w:t>
      </w:r>
    </w:p>
    <w:p w14:paraId="59D24F51" w14:textId="6A47DD50" w:rsidR="009B63BD" w:rsidRPr="009B63BD" w:rsidRDefault="00241926" w:rsidP="009B63BD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dm</m:t>
                </m:r>
              </m:den>
            </m:f>
            <m:r>
              <w:rPr>
                <w:rFonts w:ascii="Cambria Math" w:hAnsi="Cambria Math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-0.2052 * 0.00051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 w:cs="Cambria Math"/>
            <w:sz w:val="20"/>
            <w:szCs w:val="20"/>
          </w:rPr>
          <m:t>≈</m:t>
        </m:r>
        <m:r>
          <w:rPr>
            <w:rFonts w:ascii="Cambria Math" w:hAnsi="Cambria Math"/>
          </w:rPr>
          <m:t xml:space="preserve"> 0.0001014652</m:t>
        </m:r>
      </m:oMath>
      <w:r w:rsidR="00FD5EAD" w:rsidRPr="009B63BD">
        <w:rPr>
          <w:rFonts w:eastAsiaTheme="minorEastAsia"/>
        </w:rPr>
        <w:t xml:space="preserve"> </w:t>
      </w:r>
    </w:p>
    <w:p w14:paraId="52D7EBA8" w14:textId="31105421" w:rsidR="00431B2B" w:rsidRPr="009B63BD" w:rsidRDefault="00241926" w:rsidP="009B63B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 xml:space="preserve"> 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-0.2052 * 0.00051 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4 π *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-7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0.1457</m:t>
                  </m:r>
                </m:den>
              </m:f>
              <m:r>
                <w:rPr>
                  <w:rFonts w:ascii="Cambria Math" w:hAnsi="Cambria Math"/>
                </w:rPr>
                <m:t>*60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 w:cs="Cambria Math"/>
              <w:sz w:val="20"/>
              <w:szCs w:val="20"/>
            </w:rPr>
            <m:t>≈</m:t>
          </m:r>
          <m:r>
            <w:rPr>
              <w:rFonts w:ascii="Cambria Math" w:hAnsi="Cambria Math"/>
            </w:rPr>
            <m:t xml:space="preserve"> 0.00062 </m:t>
          </m:r>
          <m:r>
            <w:rPr>
              <w:rFonts w:ascii="Cambria Math" w:hAnsi="Cambria Math"/>
            </w:rPr>
            <m:t>T/V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00D27A06" w14:textId="08084548" w:rsidR="001E1DF7" w:rsidRDefault="001E1DF7" w:rsidP="001E1DF7">
      <w:pPr>
        <w:ind w:left="360"/>
        <w:rPr>
          <w:rFonts w:ascii="Cambria Math" w:eastAsiaTheme="minorEastAsia" w:hAnsi="Cambria Math" w:cs="Cambria Math"/>
          <w:iCs/>
          <w:sz w:val="20"/>
          <w:szCs w:val="20"/>
        </w:rPr>
      </w:pPr>
      <w:r>
        <w:rPr>
          <w:rFonts w:ascii="Cambria Math" w:eastAsiaTheme="minorEastAsia" w:hAnsi="Cambria Math" w:cs="Cambria Math"/>
          <w:iCs/>
          <w:sz w:val="20"/>
          <w:szCs w:val="20"/>
        </w:rPr>
        <w:t>O erro relativo associado é:</w:t>
      </w:r>
    </w:p>
    <w:p w14:paraId="4C47DBA8" w14:textId="13849D2E" w:rsidR="00C322A9" w:rsidRDefault="000A5338" w:rsidP="001E1DF7">
      <w:pPr>
        <w:ind w:left="360"/>
        <w:rPr>
          <w:rFonts w:ascii="Cambria Math" w:eastAsiaTheme="minorEastAsia" w:hAnsi="Cambria Math" w:cs="Cambria Math"/>
          <w:iCs/>
          <w:sz w:val="20"/>
          <w:szCs w:val="20"/>
        </w:rPr>
      </w:pPr>
      <w:r>
        <w:rPr>
          <w:rFonts w:ascii="Cambria Math" w:eastAsiaTheme="minorEastAsia" w:hAnsi="Cambria Math" w:cs="Cambria Math"/>
          <w:iCs/>
          <w:sz w:val="20"/>
          <w:szCs w:val="20"/>
        </w:rPr>
        <w:t xml:space="preserve">Erro relativo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Cambria Math"/>
                <w:i/>
                <w:iCs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ambria Math"/>
                    <w:i/>
                    <w:iCs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 w:cs="Cambria Math"/>
                    <w:sz w:val="20"/>
                    <w:szCs w:val="20"/>
                  </w:rPr>
                  <m:t>0.00062</m:t>
                </m:r>
              </m:num>
              <m:den>
                <m:r>
                  <w:rPr>
                    <w:rFonts w:ascii="Cambria Math" w:eastAsiaTheme="minorEastAsia" w:hAnsi="Cambria Math" w:cs="Cambria Math"/>
                    <w:sz w:val="20"/>
                    <w:szCs w:val="20"/>
                  </w:rPr>
                  <m:t>0.0299</m:t>
                </m:r>
              </m:den>
            </m:f>
          </m:e>
        </m:d>
        <m:r>
          <w:rPr>
            <w:rFonts w:ascii="Cambria Math" w:eastAsiaTheme="minorEastAsia" w:hAnsi="Cambria Math" w:cs="Cambria Math"/>
            <w:sz w:val="20"/>
            <w:szCs w:val="20"/>
          </w:rPr>
          <m:t>*</m:t>
        </m:r>
        <m:r>
          <w:rPr>
            <w:rFonts w:ascii="Cambria Math" w:eastAsiaTheme="minorEastAsia" w:hAnsi="Cambria Math" w:cs="Cambria Math"/>
            <w:sz w:val="20"/>
            <w:szCs w:val="20"/>
          </w:rPr>
          <m:t>100=</m:t>
        </m:r>
      </m:oMath>
      <w:r w:rsidR="00A56C9A" w:rsidRPr="00A56C9A">
        <w:t xml:space="preserve"> </w:t>
      </w:r>
      <w:r w:rsidR="00A56C9A" w:rsidRPr="00A56C9A">
        <w:rPr>
          <w:rFonts w:ascii="Cambria Math" w:eastAsiaTheme="minorEastAsia" w:hAnsi="Cambria Math" w:cs="Cambria Math"/>
          <w:iCs/>
          <w:sz w:val="20"/>
          <w:szCs w:val="20"/>
        </w:rPr>
        <w:t>2,07</w:t>
      </w:r>
      <w:r w:rsidR="002547D7">
        <w:rPr>
          <w:rFonts w:ascii="Cambria Math" w:eastAsiaTheme="minorEastAsia" w:hAnsi="Cambria Math" w:cs="Cambria Math"/>
          <w:iCs/>
          <w:sz w:val="20"/>
          <w:szCs w:val="20"/>
        </w:rPr>
        <w:t>35 %</w:t>
      </w:r>
    </w:p>
    <w:p w14:paraId="6CD11949" w14:textId="77777777" w:rsidR="0049290E" w:rsidRDefault="0049290E" w:rsidP="001E1DF7">
      <w:pPr>
        <w:ind w:left="360"/>
        <w:rPr>
          <w:rFonts w:ascii="Cambria Math" w:eastAsiaTheme="minorEastAsia" w:hAnsi="Cambria Math" w:cs="Cambria Math"/>
          <w:iCs/>
          <w:sz w:val="20"/>
          <w:szCs w:val="20"/>
        </w:rPr>
      </w:pPr>
    </w:p>
    <w:p w14:paraId="4E778751" w14:textId="144BAA6D" w:rsidR="00D44137" w:rsidRDefault="0049290E" w:rsidP="001E1DF7">
      <w:pPr>
        <w:ind w:left="360"/>
        <w:rPr>
          <w:rFonts w:ascii="Cambria Math" w:eastAsiaTheme="minorEastAsia" w:hAnsi="Cambria Math" w:cs="Cambria Math"/>
          <w:iCs/>
          <w:sz w:val="20"/>
          <w:szCs w:val="20"/>
        </w:rPr>
      </w:pPr>
      <w:r>
        <w:rPr>
          <w:rFonts w:ascii="Cambria Math" w:eastAsiaTheme="minorEastAsia" w:hAnsi="Cambria Math" w:cs="Cambria Math"/>
          <w:iCs/>
          <w:sz w:val="20"/>
          <w:szCs w:val="20"/>
        </w:rPr>
        <w:t>Número de espiras:</w:t>
      </w:r>
    </w:p>
    <w:p w14:paraId="51809049" w14:textId="4C2C3449" w:rsidR="00F374CF" w:rsidRDefault="00F374CF" w:rsidP="001E1DF7">
      <w:pPr>
        <w:ind w:left="360"/>
        <w:rPr>
          <w:rFonts w:ascii="Cambria Math" w:eastAsiaTheme="minorEastAsia" w:hAnsi="Cambria Math" w:cs="Cambria Math"/>
          <w:iCs/>
          <w:sz w:val="20"/>
          <w:szCs w:val="20"/>
        </w:rPr>
      </w:pPr>
      <w:r>
        <w:rPr>
          <w:rFonts w:ascii="Cambria Math" w:eastAsiaTheme="minorEastAsia" w:hAnsi="Cambria Math" w:cs="Cambria Math"/>
          <w:iCs/>
          <w:sz w:val="20"/>
          <w:szCs w:val="20"/>
        </w:rPr>
        <w:t>Assumimos que o valor genérico e max são iguais, logo x = 0</w:t>
      </w:r>
    </w:p>
    <w:p w14:paraId="3A76BECF" w14:textId="35D5D0EB" w:rsidR="00D44137" w:rsidRDefault="00594D71" w:rsidP="001E1DF7">
      <w:pPr>
        <w:ind w:left="360"/>
        <w:rPr>
          <w:rFonts w:ascii="Cambria Math" w:eastAsiaTheme="minorEastAsia" w:hAnsi="Cambria Math" w:cs="Cambria Math"/>
          <w:iCs/>
          <w:sz w:val="20"/>
          <w:szCs w:val="20"/>
        </w:rPr>
      </w:pPr>
      <w:r w:rsidRPr="009A4ACC">
        <w:rPr>
          <w:rFonts w:ascii="Cambria Math" w:eastAsiaTheme="minorEastAsia" w:hAnsi="Cambria Math" w:cs="Cambria Math"/>
          <w:iCs/>
          <w:sz w:val="20"/>
          <w:szCs w:val="20"/>
        </w:rPr>
        <w:drawing>
          <wp:anchor distT="0" distB="0" distL="114300" distR="114300" simplePos="0" relativeHeight="251658250" behindDoc="1" locked="0" layoutInCell="1" allowOverlap="1" wp14:anchorId="251B8D60" wp14:editId="3424B595">
            <wp:simplePos x="0" y="0"/>
            <wp:positionH relativeFrom="column">
              <wp:posOffset>107950</wp:posOffset>
            </wp:positionH>
            <wp:positionV relativeFrom="paragraph">
              <wp:posOffset>34925</wp:posOffset>
            </wp:positionV>
            <wp:extent cx="4305300" cy="668461"/>
            <wp:effectExtent l="0" t="0" r="0" b="0"/>
            <wp:wrapNone/>
            <wp:docPr id="1860056240" name="Picture 1" descr="A mathematical equatio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56240" name="Picture 1" descr="A mathematical equation with number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6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200D0" w14:textId="25BFAEB5" w:rsidR="0049290E" w:rsidRDefault="0049290E" w:rsidP="001E1DF7">
      <w:pPr>
        <w:ind w:left="360"/>
        <w:rPr>
          <w:rFonts w:ascii="Cambria Math" w:eastAsiaTheme="minorEastAsia" w:hAnsi="Cambria Math" w:cs="Cambria Math"/>
          <w:iCs/>
          <w:sz w:val="20"/>
          <w:szCs w:val="20"/>
        </w:rPr>
      </w:pPr>
      <w:r>
        <w:rPr>
          <w:rFonts w:ascii="Cambria Math" w:eastAsiaTheme="minorEastAsia" w:hAnsi="Cambria Math" w:cs="Cambria Math"/>
          <w:iCs/>
          <w:sz w:val="20"/>
          <w:szCs w:val="20"/>
        </w:rPr>
        <w:br/>
      </w:r>
      <w:r w:rsidR="002F1FD6">
        <w:rPr>
          <w:rFonts w:ascii="Cambria Math" w:eastAsiaTheme="minorEastAsia" w:hAnsi="Cambria Math" w:cs="Cambria Math"/>
          <w:iCs/>
          <w:sz w:val="20"/>
          <w:szCs w:val="20"/>
        </w:rPr>
        <w:t xml:space="preserve"> </w:t>
      </w:r>
    </w:p>
    <w:p w14:paraId="2FC6E173" w14:textId="1A4BE2E2" w:rsidR="003E4918" w:rsidRDefault="00AA6FBD" w:rsidP="001E1DF7">
      <w:pPr>
        <w:ind w:left="360"/>
        <w:rPr>
          <w:rFonts w:ascii="Cambria Math" w:eastAsiaTheme="minorEastAsia" w:hAnsi="Cambria Math" w:cs="Cambria Math"/>
          <w:iCs/>
          <w:sz w:val="20"/>
          <w:szCs w:val="20"/>
        </w:rPr>
      </w:pPr>
      <w:r>
        <w:rPr>
          <w:rFonts w:ascii="Cambria Math" w:eastAsiaTheme="minorEastAsia" w:hAnsi="Cambria Math" w:cs="Cambria Math"/>
          <w:iCs/>
          <w:sz w:val="20"/>
          <w:szCs w:val="20"/>
        </w:rPr>
        <w:t>Sabendo que V</w:t>
      </w:r>
      <w:r>
        <w:rPr>
          <w:rFonts w:ascii="Cambria Math" w:eastAsiaTheme="minorEastAsia" w:hAnsi="Cambria Math" w:cs="Cambria Math"/>
          <w:iCs/>
          <w:sz w:val="20"/>
          <w:szCs w:val="20"/>
          <w:vertAlign w:val="subscript"/>
        </w:rPr>
        <w:t>H</w:t>
      </w:r>
      <w:r w:rsidR="000253BE">
        <w:rPr>
          <w:rFonts w:ascii="Cambria Math" w:eastAsiaTheme="minorEastAsia" w:hAnsi="Cambria Math" w:cs="Cambria Math"/>
          <w:iCs/>
          <w:sz w:val="20"/>
          <w:szCs w:val="20"/>
          <w:vertAlign w:val="subscript"/>
        </w:rPr>
        <w:t xml:space="preserve"> </w:t>
      </w:r>
      <w:r>
        <w:rPr>
          <w:rFonts w:ascii="Cambria Math" w:eastAsiaTheme="minorEastAsia" w:hAnsi="Cambria Math" w:cs="Cambria Math"/>
          <w:iCs/>
          <w:sz w:val="20"/>
          <w:szCs w:val="20"/>
        </w:rPr>
        <w:t xml:space="preserve">= </w:t>
      </w:r>
      <w:r w:rsidR="00672E8B">
        <w:rPr>
          <w:rFonts w:ascii="Cambria Math" w:eastAsiaTheme="minorEastAsia" w:hAnsi="Cambria Math" w:cs="Cambria Math"/>
          <w:iCs/>
          <w:sz w:val="20"/>
          <w:szCs w:val="20"/>
        </w:rPr>
        <w:t xml:space="preserve">13.7 </w:t>
      </w:r>
      <w:r w:rsidR="00E25C2D">
        <w:rPr>
          <w:rFonts w:ascii="Cambria Math" w:eastAsiaTheme="minorEastAsia" w:hAnsi="Cambria Math" w:cs="Cambria Math"/>
          <w:iCs/>
          <w:sz w:val="20"/>
          <w:szCs w:val="20"/>
        </w:rPr>
        <w:t>mV, podemos calcular o campo magnético máximo:</w:t>
      </w:r>
    </w:p>
    <w:p w14:paraId="2E529AD1" w14:textId="5B550682" w:rsidR="00E25C2D" w:rsidRPr="00AA6FBD" w:rsidRDefault="00241926" w:rsidP="00486F85">
      <w:pPr>
        <w:ind w:left="360"/>
        <w:rPr>
          <w:rFonts w:ascii="Cambria Math" w:eastAsiaTheme="minorEastAsia" w:hAnsi="Cambria Math" w:cs="Cambria Math"/>
          <w:iCs/>
          <w:sz w:val="20"/>
          <w:szCs w:val="20"/>
        </w:rPr>
      </w:pPr>
      <m:oMath>
        <m:r>
          <w:rPr>
            <w:rFonts w:ascii="Cambria Math" w:eastAsiaTheme="minorEastAsia" w:hAnsi="Cambria Math" w:cs="Cambria Math"/>
            <w:sz w:val="20"/>
            <w:szCs w:val="20"/>
          </w:rPr>
          <m:t xml:space="preserve">B = </m:t>
        </m:r>
        <m:sSub>
          <m:sSubPr>
            <m:ctrlPr>
              <w:rPr>
                <w:rFonts w:ascii="Cambria Math" w:eastAsiaTheme="minorEastAsia" w:hAnsi="Cambria Math" w:cs="Cambria Math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0"/>
                <w:szCs w:val="20"/>
              </w:rPr>
              <m:t>C</m:t>
            </m:r>
          </m:e>
          <m:sub>
            <m:r>
              <w:rPr>
                <w:rFonts w:ascii="Cambria Math" w:eastAsiaTheme="minorEastAsia" w:hAnsi="Cambria Math" w:cs="Cambria Math"/>
                <w:sz w:val="20"/>
                <w:szCs w:val="20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 w:cs="Cambria Math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inorEastAsia" w:hAnsi="Cambria Math" w:cs="Cambria Math"/>
                <w:sz w:val="20"/>
                <w:szCs w:val="20"/>
              </w:rPr>
              <m:t>H</m:t>
            </m:r>
          </m:sub>
        </m:sSub>
        <m:r>
          <w:rPr>
            <w:rFonts w:ascii="Cambria Math" w:eastAsiaTheme="minorEastAsia" w:hAnsi="Cambria Math" w:cs="Cambria Math"/>
            <w:sz w:val="20"/>
            <w:szCs w:val="20"/>
          </w:rPr>
          <m:t xml:space="preserve">=0.0299 </m:t>
        </m:r>
        <m:r>
          <w:rPr>
            <w:rFonts w:ascii="Cambria Math" w:eastAsiaTheme="minorEastAsia" w:hAnsi="Cambria Math" w:cs="Cambria Math"/>
            <w:sz w:val="20"/>
            <w:szCs w:val="20"/>
          </w:rPr>
          <m:t>*</m:t>
        </m:r>
        <m:r>
          <w:rPr>
            <w:rFonts w:ascii="Cambria Math" w:eastAsiaTheme="minorEastAsia" w:hAnsi="Cambria Math" w:cs="Cambria Math"/>
            <w:sz w:val="20"/>
            <w:szCs w:val="20"/>
          </w:rPr>
          <m:t xml:space="preserve"> 0.0137 =  0.00040963</m:t>
        </m:r>
      </m:oMath>
      <w:r w:rsidR="00486F85">
        <w:rPr>
          <w:rFonts w:ascii="Cambria Math" w:eastAsiaTheme="minorEastAsia" w:hAnsi="Cambria Math" w:cs="Cambria Math"/>
          <w:iCs/>
          <w:sz w:val="20"/>
          <w:szCs w:val="20"/>
        </w:rPr>
        <w:t xml:space="preserve"> T</w:t>
      </w:r>
    </w:p>
    <w:p w14:paraId="20F57A46" w14:textId="50B81C82" w:rsidR="003E4918" w:rsidRDefault="00F44654" w:rsidP="001E1DF7">
      <w:pPr>
        <w:ind w:left="360"/>
        <w:rPr>
          <w:rFonts w:ascii="Cambria Math" w:eastAsiaTheme="minorEastAsia" w:hAnsi="Cambria Math" w:cs="Cambria Math"/>
          <w:iCs/>
          <w:sz w:val="20"/>
          <w:szCs w:val="20"/>
        </w:rPr>
      </w:pPr>
      <w:r>
        <w:rPr>
          <w:rFonts w:ascii="Cambria Math" w:eastAsiaTheme="minorEastAsia" w:hAnsi="Cambria Math" w:cs="Cambria Math"/>
          <w:iCs/>
          <w:sz w:val="20"/>
          <w:szCs w:val="20"/>
        </w:rPr>
        <w:t>Logo conseguimos calcular o número de espiras de uma bobine:</w:t>
      </w:r>
    </w:p>
    <w:p w14:paraId="72A9463A" w14:textId="4568C4A0" w:rsidR="00F44654" w:rsidRDefault="00241926" w:rsidP="001E1DF7">
      <w:pPr>
        <w:ind w:left="360"/>
        <w:rPr>
          <w:rFonts w:ascii="Cambria Math" w:eastAsiaTheme="minorEastAsia" w:hAnsi="Cambria Math" w:cs="Cambria Math"/>
          <w:iCs/>
          <w:sz w:val="20"/>
          <w:szCs w:val="20"/>
        </w:rPr>
      </w:pPr>
      <m:oMathPara>
        <m:oMath>
          <m:r>
            <w:rPr>
              <w:rFonts w:ascii="Cambria Math" w:eastAsiaTheme="minorEastAsia" w:hAnsi="Cambria Math" w:cs="Cambria Math"/>
              <w:sz w:val="20"/>
              <w:szCs w:val="20"/>
            </w:rPr>
            <m:t xml:space="preserve">B = N *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iCs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0"/>
                  <w:szCs w:val="20"/>
                </w:rPr>
                <m:t>B</m:t>
              </m:r>
            </m:e>
            <m:sub>
              <m:r>
                <w:rPr>
                  <w:rFonts w:ascii="Cambria Math" w:eastAsiaTheme="minorEastAsia" w:hAnsi="Cambria Math" w:cs="Cambria Math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eastAsiaTheme="minorEastAsia" w:hAnsi="Cambria Math" w:cs="Cambria Math"/>
              <w:sz w:val="20"/>
              <w:szCs w:val="20"/>
            </w:rPr>
            <m:t xml:space="preserve">&lt;=&gt; N = </m:t>
          </m:r>
          <m:f>
            <m:fPr>
              <m:ctrlPr>
                <w:rPr>
                  <w:rFonts w:ascii="Cambria Math" w:eastAsiaTheme="minorEastAsia" w:hAnsi="Cambria Math" w:cs="Cambria Math"/>
                  <w:i/>
                  <w:iCs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mbria Math"/>
                      <w:sz w:val="20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Cambria Math"/>
                      <w:sz w:val="20"/>
                      <w:szCs w:val="20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mbria Math"/>
                      <w:sz w:val="20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Cambria Math"/>
                      <w:sz w:val="20"/>
                      <w:szCs w:val="20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 w:cs="Cambria Math"/>
              <w:sz w:val="20"/>
              <w:szCs w:val="20"/>
            </w:rPr>
            <m:t xml:space="preserve">&lt;=&gt; N = </m:t>
          </m:r>
          <m:f>
            <m:fPr>
              <m:ctrlPr>
                <w:rPr>
                  <w:rFonts w:ascii="Cambria Math" w:eastAsiaTheme="minorEastAsia" w:hAnsi="Cambria Math" w:cs="Cambria Math"/>
                  <w:i/>
                  <w:iCs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Cambria Math"/>
                  <w:sz w:val="20"/>
                  <w:szCs w:val="20"/>
                </w:rPr>
                <m:t>0.00040963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0"/>
                  <w:szCs w:val="20"/>
                </w:rPr>
                <m:t xml:space="preserve"> </m:t>
              </m:r>
            </m:num>
            <m:den>
              <m:r>
                <w:rPr>
                  <w:rFonts w:ascii="Cambria Math" w:eastAsiaTheme="minorEastAsia" w:hAnsi="Cambria Math" w:cs="Cambria Math"/>
                  <w:sz w:val="20"/>
                  <w:szCs w:val="20"/>
                </w:rPr>
                <m:t>4.833*</m:t>
              </m:r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mbria Math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Cambria Math"/>
                      <w:sz w:val="20"/>
                      <w:szCs w:val="20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Cambria Math"/>
              <w:sz w:val="20"/>
              <w:szCs w:val="20"/>
            </w:rPr>
            <m:t xml:space="preserve"> ≈ 85</m:t>
          </m:r>
        </m:oMath>
      </m:oMathPara>
    </w:p>
    <w:p w14:paraId="44C1379D" w14:textId="77777777" w:rsidR="0049290E" w:rsidRDefault="0049290E" w:rsidP="001E1DF7">
      <w:pPr>
        <w:ind w:left="360"/>
        <w:rPr>
          <w:rFonts w:ascii="Cambria Math" w:eastAsiaTheme="minorEastAsia" w:hAnsi="Cambria Math" w:cs="Cambria Math"/>
          <w:iCs/>
          <w:sz w:val="20"/>
          <w:szCs w:val="20"/>
        </w:rPr>
      </w:pPr>
    </w:p>
    <w:p w14:paraId="3F2B5358" w14:textId="075D6A8D" w:rsidR="00431B2B" w:rsidRDefault="00E71E14" w:rsidP="00F67908">
      <w:pPr>
        <w:ind w:firstLine="360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Erro associado ao número de espiras </w:t>
      </w:r>
    </w:p>
    <w:p w14:paraId="56312061" w14:textId="3A3E9EE1" w:rsidR="003925BE" w:rsidRPr="00C3560A" w:rsidRDefault="00F67908" w:rsidP="00C3560A">
      <w:pPr>
        <w:ind w:firstLine="360"/>
        <w:rPr>
          <w:iCs/>
          <w:sz w:val="20"/>
          <w:szCs w:val="20"/>
        </w:rPr>
      </w:pPr>
      <w:r>
        <w:rPr>
          <w:iCs/>
          <w:sz w:val="20"/>
          <w:szCs w:val="20"/>
        </w:rPr>
        <w:t>E</w:t>
      </w:r>
      <w:r w:rsidR="00E71E14">
        <w:rPr>
          <w:iCs/>
          <w:sz w:val="20"/>
          <w:szCs w:val="20"/>
        </w:rPr>
        <w:t xml:space="preserve">rro associado = </w:t>
      </w:r>
      <m:oMath>
        <m:r>
          <w:rPr>
            <w:rFonts w:ascii="Cambria Math" w:hAnsi="Cambria Math"/>
            <w:sz w:val="20"/>
            <w:szCs w:val="20"/>
          </w:rPr>
          <m:t xml:space="preserve">100 </m:t>
        </m:r>
        <m:r>
          <w:rPr>
            <w:rFonts w:ascii="Cambria Math" w:hAnsi="Cambria Math"/>
            <w:sz w:val="20"/>
            <w:szCs w:val="20"/>
          </w:rPr>
          <m:t>-</m:t>
        </m:r>
        <m:r>
          <w:rPr>
            <w:rFonts w:ascii="Cambria Math" w:hAnsi="Cambria Math"/>
            <w:sz w:val="20"/>
            <w:szCs w:val="20"/>
          </w:rPr>
          <m:t xml:space="preserve"> </m:t>
        </m:r>
        <m:f>
          <m:f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85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95</m:t>
            </m:r>
          </m:den>
        </m:f>
        <m:r>
          <w:rPr>
            <w:rFonts w:ascii="Cambria Math" w:hAnsi="Cambria Math"/>
            <w:sz w:val="20"/>
            <w:szCs w:val="20"/>
          </w:rPr>
          <m:t>*</m:t>
        </m:r>
        <m:r>
          <w:rPr>
            <w:rFonts w:ascii="Cambria Math" w:hAnsi="Cambria Math"/>
            <w:sz w:val="20"/>
            <w:szCs w:val="20"/>
          </w:rPr>
          <m:t xml:space="preserve">100 </m:t>
        </m:r>
        <m:r>
          <w:rPr>
            <w:rFonts w:ascii="Cambria Math" w:eastAsiaTheme="minorEastAsia" w:hAnsi="Cambria Math" w:cs="Cambria Math"/>
            <w:sz w:val="20"/>
            <w:szCs w:val="20"/>
          </w:rPr>
          <m:t>≈</m:t>
        </m:r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="003925BE">
        <w:rPr>
          <w:rFonts w:eastAsiaTheme="minorEastAsia"/>
          <w:iCs/>
          <w:sz w:val="20"/>
          <w:szCs w:val="20"/>
        </w:rPr>
        <w:t>10.5 %</w:t>
      </w:r>
    </w:p>
    <w:p w14:paraId="15A727CE" w14:textId="01AAE6EE" w:rsidR="00777EE9" w:rsidRPr="00F67908" w:rsidRDefault="009F7D94" w:rsidP="00F67908">
      <w:pPr>
        <w:rPr>
          <w:sz w:val="20"/>
          <w:szCs w:val="20"/>
        </w:rPr>
      </w:pPr>
      <w:r w:rsidRPr="009F7D94">
        <w:rPr>
          <w:sz w:val="20"/>
          <w:szCs w:val="20"/>
        </w:rPr>
        <w:t>O Princípio da Sobreposição do campo magnético estabelece que, em uma configuração de Helmholtz, a soma dos campos gerados individualmente em uma determinada posição da sonda de Hall será equivalente ao valor medido quando ambas as bobinas estiverem ativas simultaneamente.</w:t>
      </w:r>
    </w:p>
    <w:p w14:paraId="0A23E049" w14:textId="10A3F38E" w:rsidR="00C36E5A" w:rsidRDefault="00E100F0" w:rsidP="00D40FCF">
      <w:pPr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br w:type="page"/>
      </w:r>
    </w:p>
    <w:p w14:paraId="7CC34B0D" w14:textId="77777777" w:rsidR="00C36E5A" w:rsidRDefault="00C36E5A" w:rsidP="00D40FCF">
      <w:pPr>
        <w:rPr>
          <w:rFonts w:eastAsiaTheme="minorEastAsia"/>
          <w:sz w:val="22"/>
          <w:szCs w:val="22"/>
        </w:rPr>
      </w:pPr>
    </w:p>
    <w:p w14:paraId="1DEFF867" w14:textId="4D4655B1" w:rsidR="00154192" w:rsidRPr="00715785" w:rsidRDefault="00575B66" w:rsidP="00E100F0">
      <w:pPr>
        <w:pStyle w:val="PargrafodaLista"/>
        <w:numPr>
          <w:ilvl w:val="0"/>
          <w:numId w:val="3"/>
        </w:numPr>
        <w:rPr>
          <w:sz w:val="44"/>
          <w:szCs w:val="44"/>
        </w:rPr>
      </w:pPr>
      <w:r w:rsidRPr="00D72141">
        <w:rPr>
          <w:sz w:val="44"/>
          <w:szCs w:val="44"/>
        </w:rPr>
        <w:t>Conclusão</w:t>
      </w:r>
    </w:p>
    <w:p w14:paraId="55A7ED06" w14:textId="46991C17" w:rsidR="009D65F4" w:rsidRDefault="009D65F4" w:rsidP="00347A52">
      <w:pPr>
        <w:ind w:left="360" w:firstLine="348"/>
        <w:rPr>
          <w:sz w:val="20"/>
          <w:szCs w:val="20"/>
        </w:rPr>
      </w:pPr>
      <w:r>
        <w:rPr>
          <w:sz w:val="20"/>
          <w:szCs w:val="20"/>
        </w:rPr>
        <w:t xml:space="preserve">Com a realização deste trabalho, pretendíamos não só calibrar uma sonda </w:t>
      </w:r>
      <w:r w:rsidR="00892567">
        <w:rPr>
          <w:sz w:val="20"/>
          <w:szCs w:val="20"/>
        </w:rPr>
        <w:t>de efeito Hall, como também observar as características do campo magnético ao longo da</w:t>
      </w:r>
      <w:r w:rsidR="00EE3EA2">
        <w:rPr>
          <w:sz w:val="20"/>
          <w:szCs w:val="20"/>
        </w:rPr>
        <w:t xml:space="preserve"> variação da </w:t>
      </w:r>
      <w:r w:rsidR="00AE5BFE">
        <w:rPr>
          <w:sz w:val="20"/>
          <w:szCs w:val="20"/>
        </w:rPr>
        <w:t>distância</w:t>
      </w:r>
      <w:r w:rsidR="00EE3EA2">
        <w:rPr>
          <w:sz w:val="20"/>
          <w:szCs w:val="20"/>
        </w:rPr>
        <w:t xml:space="preserve"> das </w:t>
      </w:r>
      <w:r w:rsidR="00622505">
        <w:rPr>
          <w:sz w:val="20"/>
          <w:szCs w:val="20"/>
        </w:rPr>
        <w:t>bobinas de</w:t>
      </w:r>
      <w:r w:rsidR="00CE07DA">
        <w:rPr>
          <w:sz w:val="20"/>
          <w:szCs w:val="20"/>
        </w:rPr>
        <w:t xml:space="preserve"> Helmholtz e verificar o </w:t>
      </w:r>
      <w:r w:rsidR="00895CC9">
        <w:rPr>
          <w:sz w:val="20"/>
          <w:szCs w:val="20"/>
        </w:rPr>
        <w:t>princípio</w:t>
      </w:r>
      <w:r w:rsidR="00CE07DA">
        <w:rPr>
          <w:sz w:val="20"/>
          <w:szCs w:val="20"/>
        </w:rPr>
        <w:t xml:space="preserve"> da sobreposição dos campos magnéticos com sucesso.</w:t>
      </w:r>
      <w:r w:rsidR="0027667F" w:rsidRPr="0027667F">
        <w:rPr>
          <w:rFonts w:ascii="ArialMT" w:hAnsi="ArialMT"/>
          <w:color w:val="000000"/>
          <w:sz w:val="22"/>
          <w:szCs w:val="22"/>
        </w:rPr>
        <w:t xml:space="preserve"> </w:t>
      </w:r>
      <w:r w:rsidR="0027667F" w:rsidRPr="0027667F">
        <w:rPr>
          <w:sz w:val="20"/>
          <w:szCs w:val="20"/>
        </w:rPr>
        <w:t xml:space="preserve">De seguida, através da utilização das bobinas de Helmholtz e da sonda de Hall, traçámos diferentes gráficos do campo magnético em função da posição da sonda para </w:t>
      </w:r>
      <w:r w:rsidR="0091404B">
        <w:rPr>
          <w:sz w:val="20"/>
          <w:szCs w:val="20"/>
        </w:rPr>
        <w:t>3</w:t>
      </w:r>
      <w:r w:rsidR="0027667F" w:rsidRPr="0027667F">
        <w:rPr>
          <w:sz w:val="20"/>
          <w:szCs w:val="20"/>
        </w:rPr>
        <w:t xml:space="preserve"> situações: cada uma das bobinas isoladamente, para ambas as bobinas ligadas no mesmo sentido</w:t>
      </w:r>
      <w:r w:rsidR="0091404B">
        <w:rPr>
          <w:sz w:val="20"/>
          <w:szCs w:val="20"/>
        </w:rPr>
        <w:t xml:space="preserve">. Para confirmar o sucesso da </w:t>
      </w:r>
      <w:r w:rsidR="00622505">
        <w:rPr>
          <w:sz w:val="20"/>
          <w:szCs w:val="20"/>
        </w:rPr>
        <w:t>experiência</w:t>
      </w:r>
      <w:r w:rsidR="00420614">
        <w:rPr>
          <w:sz w:val="20"/>
          <w:szCs w:val="20"/>
        </w:rPr>
        <w:t xml:space="preserve"> calculou-se a curva teórica através de médias, confirmando assim </w:t>
      </w:r>
      <w:r w:rsidR="00262F1E">
        <w:rPr>
          <w:sz w:val="20"/>
          <w:szCs w:val="20"/>
        </w:rPr>
        <w:t>a curva experimental.</w:t>
      </w:r>
    </w:p>
    <w:p w14:paraId="591490E5" w14:textId="1F04E745" w:rsidR="005D13D4" w:rsidRDefault="005D13D4" w:rsidP="00347A52">
      <w:pPr>
        <w:ind w:left="360" w:firstLine="348"/>
        <w:rPr>
          <w:sz w:val="20"/>
          <w:szCs w:val="20"/>
        </w:rPr>
      </w:pPr>
      <w:r w:rsidRPr="005D13D4">
        <w:rPr>
          <w:sz w:val="20"/>
          <w:szCs w:val="20"/>
        </w:rPr>
        <w:t>Relativamente às principais fontes de erro, o principal destaque é o erro humano associado às medições do raio</w:t>
      </w:r>
      <w:r w:rsidR="00664AB8">
        <w:rPr>
          <w:sz w:val="20"/>
          <w:szCs w:val="20"/>
        </w:rPr>
        <w:t xml:space="preserve"> das bobines</w:t>
      </w:r>
      <w:r w:rsidR="007A6DA7">
        <w:rPr>
          <w:sz w:val="20"/>
          <w:szCs w:val="20"/>
        </w:rPr>
        <w:t>. Além disso</w:t>
      </w:r>
      <w:r w:rsidR="00E57C18" w:rsidRPr="00E57C18">
        <w:rPr>
          <w:sz w:val="20"/>
          <w:szCs w:val="20"/>
        </w:rPr>
        <w:t>, o aquecimento do reóstato, associado à demora na recolha de valores, pode ter sido um dos fatores pela qual a corrente elétrica não se manteve constante.</w:t>
      </w:r>
    </w:p>
    <w:p w14:paraId="365111AE" w14:textId="77777777" w:rsidR="00622505" w:rsidRPr="00622505" w:rsidRDefault="00622505" w:rsidP="00347A52">
      <w:pPr>
        <w:ind w:left="360" w:firstLine="348"/>
        <w:rPr>
          <w:sz w:val="20"/>
          <w:szCs w:val="20"/>
        </w:rPr>
      </w:pPr>
      <w:r w:rsidRPr="00622505">
        <w:rPr>
          <w:sz w:val="20"/>
          <w:szCs w:val="20"/>
        </w:rPr>
        <w:t>Seguindo este raciocínio, para melhoria desta atividade prática poderíamos efetuar várias medições de raio por diferentes pessoas e, assim que possível, desligar sempre a fonte para evitar o seu aquecimento.</w:t>
      </w:r>
    </w:p>
    <w:p w14:paraId="7A1974FE" w14:textId="11EF48EA" w:rsidR="00622505" w:rsidRPr="009D65F4" w:rsidRDefault="00622505" w:rsidP="00347A52">
      <w:pPr>
        <w:ind w:left="360" w:firstLine="348"/>
        <w:rPr>
          <w:sz w:val="20"/>
          <w:szCs w:val="20"/>
        </w:rPr>
      </w:pPr>
      <w:r w:rsidRPr="00622505">
        <w:rPr>
          <w:sz w:val="20"/>
          <w:szCs w:val="20"/>
        </w:rPr>
        <w:t>Em suma, apesar de terem ocorrido estes pequenos erros, consideramos que estes não afetaram o trabalho de modo significativo, visto que conseguimos alcançar todos os objetivos propostos</w:t>
      </w:r>
      <w:r w:rsidR="00921434">
        <w:rPr>
          <w:sz w:val="20"/>
          <w:szCs w:val="20"/>
        </w:rPr>
        <w:t xml:space="preserve"> e os resultados </w:t>
      </w:r>
      <w:r w:rsidR="00B660B0">
        <w:rPr>
          <w:sz w:val="20"/>
          <w:szCs w:val="20"/>
        </w:rPr>
        <w:t>experimentais</w:t>
      </w:r>
      <w:r w:rsidR="00921434">
        <w:rPr>
          <w:sz w:val="20"/>
          <w:szCs w:val="20"/>
        </w:rPr>
        <w:t xml:space="preserve"> são congruentes </w:t>
      </w:r>
      <w:r w:rsidR="008751C9">
        <w:rPr>
          <w:sz w:val="20"/>
          <w:szCs w:val="20"/>
        </w:rPr>
        <w:t xml:space="preserve">com as </w:t>
      </w:r>
      <w:r w:rsidR="00B660B0">
        <w:rPr>
          <w:sz w:val="20"/>
          <w:szCs w:val="20"/>
        </w:rPr>
        <w:t>análises teóricas</w:t>
      </w:r>
      <w:r w:rsidRPr="00622505">
        <w:rPr>
          <w:sz w:val="20"/>
          <w:szCs w:val="20"/>
        </w:rPr>
        <w:t>.</w:t>
      </w:r>
    </w:p>
    <w:p w14:paraId="7FF572B2" w14:textId="77777777" w:rsidR="00935D52" w:rsidRDefault="00935D52" w:rsidP="00AE5BFE">
      <w:pPr>
        <w:rPr>
          <w:rFonts w:ascii="Aptos Body" w:eastAsiaTheme="minorEastAsia" w:hAnsi="Aptos Body" w:cs="Cambria Math"/>
          <w:b/>
          <w:bCs/>
        </w:rPr>
      </w:pPr>
    </w:p>
    <w:p w14:paraId="405EDC3A" w14:textId="0A3C87CD" w:rsidR="005E75A9" w:rsidRPr="009D65F4" w:rsidRDefault="005E75A9" w:rsidP="00AE5BFE">
      <w:pPr>
        <w:rPr>
          <w:rFonts w:ascii="Aptos Body" w:eastAsiaTheme="minorEastAsia" w:hAnsi="Aptos Body" w:cs="Cambria Math"/>
          <w:b/>
          <w:bCs/>
        </w:rPr>
      </w:pPr>
    </w:p>
    <w:sectPr w:rsidR="005E75A9" w:rsidRPr="009D65F4">
      <w:headerReference w:type="default" r:id="rId27"/>
      <w:footerReference w:type="default" r:id="rId2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59F7EE" w14:textId="77777777" w:rsidR="0043049B" w:rsidRDefault="0043049B" w:rsidP="00BF74BF">
      <w:pPr>
        <w:spacing w:after="0" w:line="240" w:lineRule="auto"/>
      </w:pPr>
      <w:r>
        <w:separator/>
      </w:r>
    </w:p>
  </w:endnote>
  <w:endnote w:type="continuationSeparator" w:id="0">
    <w:p w14:paraId="2506E469" w14:textId="77777777" w:rsidR="0043049B" w:rsidRDefault="0043049B" w:rsidP="00BF74BF">
      <w:pPr>
        <w:spacing w:after="0" w:line="240" w:lineRule="auto"/>
      </w:pPr>
      <w:r>
        <w:continuationSeparator/>
      </w:r>
    </w:p>
  </w:endnote>
  <w:endnote w:type="continuationNotice" w:id="1">
    <w:p w14:paraId="73BB24E5" w14:textId="77777777" w:rsidR="0043049B" w:rsidRDefault="0043049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ody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603778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C8CF59" w14:textId="77777777" w:rsidR="00BF74BF" w:rsidRDefault="00BF74BF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71FDEA" w14:textId="77777777" w:rsidR="00BF74BF" w:rsidRDefault="00BF74B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4ACD00" w14:textId="77777777" w:rsidR="0043049B" w:rsidRDefault="0043049B" w:rsidP="00BF74BF">
      <w:pPr>
        <w:spacing w:after="0" w:line="240" w:lineRule="auto"/>
      </w:pPr>
      <w:r>
        <w:separator/>
      </w:r>
    </w:p>
  </w:footnote>
  <w:footnote w:type="continuationSeparator" w:id="0">
    <w:p w14:paraId="1E38505D" w14:textId="77777777" w:rsidR="0043049B" w:rsidRDefault="0043049B" w:rsidP="00BF74BF">
      <w:pPr>
        <w:spacing w:after="0" w:line="240" w:lineRule="auto"/>
      </w:pPr>
      <w:r>
        <w:continuationSeparator/>
      </w:r>
    </w:p>
  </w:footnote>
  <w:footnote w:type="continuationNotice" w:id="1">
    <w:p w14:paraId="69E5CD57" w14:textId="77777777" w:rsidR="0043049B" w:rsidRDefault="0043049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4242E41" w14:paraId="3F35EE6D" w14:textId="77777777" w:rsidTr="24242E41">
      <w:trPr>
        <w:trHeight w:val="300"/>
      </w:trPr>
      <w:tc>
        <w:tcPr>
          <w:tcW w:w="2830" w:type="dxa"/>
        </w:tcPr>
        <w:p w14:paraId="42FD0E31" w14:textId="0C1D1EE4" w:rsidR="24242E41" w:rsidRDefault="24242E41" w:rsidP="24242E41">
          <w:pPr>
            <w:pStyle w:val="Cabealho"/>
            <w:ind w:left="-115"/>
          </w:pPr>
        </w:p>
      </w:tc>
      <w:tc>
        <w:tcPr>
          <w:tcW w:w="2830" w:type="dxa"/>
        </w:tcPr>
        <w:p w14:paraId="732977B8" w14:textId="2AF790F6" w:rsidR="24242E41" w:rsidRDefault="24242E41" w:rsidP="24242E41">
          <w:pPr>
            <w:pStyle w:val="Cabealho"/>
            <w:jc w:val="center"/>
          </w:pPr>
        </w:p>
      </w:tc>
      <w:tc>
        <w:tcPr>
          <w:tcW w:w="2830" w:type="dxa"/>
        </w:tcPr>
        <w:p w14:paraId="075932C6" w14:textId="5F39FE2E" w:rsidR="24242E41" w:rsidRDefault="24242E41" w:rsidP="24242E41">
          <w:pPr>
            <w:pStyle w:val="Cabealho"/>
            <w:ind w:right="-115"/>
            <w:jc w:val="right"/>
          </w:pPr>
        </w:p>
      </w:tc>
    </w:tr>
  </w:tbl>
  <w:p w14:paraId="44DE7998" w14:textId="02940B24" w:rsidR="00E24900" w:rsidRDefault="00E24900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i1gyz9vjpbDft" int2:id="9PuFoa8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5026B"/>
    <w:multiLevelType w:val="hybridMultilevel"/>
    <w:tmpl w:val="FD7C2744"/>
    <w:lvl w:ilvl="0" w:tplc="69E02D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C0A3B"/>
    <w:multiLevelType w:val="hybridMultilevel"/>
    <w:tmpl w:val="A462DA94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101BF8"/>
    <w:multiLevelType w:val="hybridMultilevel"/>
    <w:tmpl w:val="776290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F1C70"/>
    <w:multiLevelType w:val="multilevel"/>
    <w:tmpl w:val="7B9A3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480092"/>
    <w:multiLevelType w:val="hybridMultilevel"/>
    <w:tmpl w:val="FF4EE21E"/>
    <w:lvl w:ilvl="0" w:tplc="C35C4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154ADF"/>
    <w:multiLevelType w:val="hybridMultilevel"/>
    <w:tmpl w:val="90C2010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AE086D"/>
    <w:multiLevelType w:val="hybridMultilevel"/>
    <w:tmpl w:val="CAAA6378"/>
    <w:lvl w:ilvl="0" w:tplc="FFFFFFFF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AF0E3F"/>
    <w:multiLevelType w:val="hybridMultilevel"/>
    <w:tmpl w:val="EBE0B168"/>
    <w:lvl w:ilvl="0" w:tplc="832A52B2">
      <w:start w:val="1"/>
      <w:numFmt w:val="decimal"/>
      <w:lvlText w:val="%1"/>
      <w:lvlJc w:val="left"/>
      <w:pPr>
        <w:ind w:left="1068" w:hanging="708"/>
      </w:pPr>
      <w:rPr>
        <w:rFonts w:hint="default"/>
        <w:color w:val="595959" w:themeColor="text1" w:themeTint="A6"/>
        <w:sz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3E50A5"/>
    <w:multiLevelType w:val="multilevel"/>
    <w:tmpl w:val="1480C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6B150D"/>
    <w:multiLevelType w:val="hybridMultilevel"/>
    <w:tmpl w:val="8230D640"/>
    <w:lvl w:ilvl="0" w:tplc="FFD8B590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60015">
      <w:start w:val="1"/>
      <w:numFmt w:val="upp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504FE"/>
    <w:multiLevelType w:val="multilevel"/>
    <w:tmpl w:val="EFC85B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1" w15:restartNumberingAfterBreak="0">
    <w:nsid w:val="5A745910"/>
    <w:multiLevelType w:val="hybridMultilevel"/>
    <w:tmpl w:val="847E7878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6A0E80"/>
    <w:multiLevelType w:val="multilevel"/>
    <w:tmpl w:val="EFC85B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3" w15:restartNumberingAfterBreak="0">
    <w:nsid w:val="74227F7E"/>
    <w:multiLevelType w:val="hybridMultilevel"/>
    <w:tmpl w:val="684A63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393002"/>
    <w:multiLevelType w:val="hybridMultilevel"/>
    <w:tmpl w:val="E8DA9C4E"/>
    <w:lvl w:ilvl="0" w:tplc="F828B216">
      <w:start w:val="1"/>
      <w:numFmt w:val="decimal"/>
      <w:lvlText w:val="%1"/>
      <w:lvlJc w:val="left"/>
      <w:pPr>
        <w:ind w:left="1439" w:hanging="485"/>
      </w:pPr>
      <w:rPr>
        <w:rFonts w:ascii="Calibri" w:eastAsia="Calibri" w:hAnsi="Calibri" w:cs="Calibri" w:hint="default"/>
        <w:b/>
        <w:bCs/>
        <w:i w:val="0"/>
        <w:iCs w:val="0"/>
        <w:spacing w:val="0"/>
        <w:w w:val="113"/>
        <w:sz w:val="28"/>
        <w:szCs w:val="28"/>
        <w:lang w:val="pt-PT" w:eastAsia="en-US" w:bidi="ar-SA"/>
      </w:rPr>
    </w:lvl>
    <w:lvl w:ilvl="1" w:tplc="955081E8">
      <w:numFmt w:val="bullet"/>
      <w:lvlText w:val="•"/>
      <w:lvlJc w:val="left"/>
      <w:pPr>
        <w:ind w:left="1453" w:hanging="20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8"/>
        <w:sz w:val="20"/>
        <w:szCs w:val="20"/>
        <w:lang w:val="pt-PT" w:eastAsia="en-US" w:bidi="ar-SA"/>
      </w:rPr>
    </w:lvl>
    <w:lvl w:ilvl="2" w:tplc="1ACED512">
      <w:numFmt w:val="bullet"/>
      <w:lvlText w:val="•"/>
      <w:lvlJc w:val="left"/>
      <w:pPr>
        <w:ind w:left="2275" w:hanging="200"/>
      </w:pPr>
      <w:rPr>
        <w:rFonts w:hint="default"/>
        <w:lang w:val="pt-PT" w:eastAsia="en-US" w:bidi="ar-SA"/>
      </w:rPr>
    </w:lvl>
    <w:lvl w:ilvl="3" w:tplc="AABA2DF4">
      <w:numFmt w:val="bullet"/>
      <w:lvlText w:val="•"/>
      <w:lvlJc w:val="left"/>
      <w:pPr>
        <w:ind w:left="3091" w:hanging="200"/>
      </w:pPr>
      <w:rPr>
        <w:rFonts w:hint="default"/>
        <w:lang w:val="pt-PT" w:eastAsia="en-US" w:bidi="ar-SA"/>
      </w:rPr>
    </w:lvl>
    <w:lvl w:ilvl="4" w:tplc="313E704A">
      <w:numFmt w:val="bullet"/>
      <w:lvlText w:val="•"/>
      <w:lvlJc w:val="left"/>
      <w:pPr>
        <w:ind w:left="3906" w:hanging="200"/>
      </w:pPr>
      <w:rPr>
        <w:rFonts w:hint="default"/>
        <w:lang w:val="pt-PT" w:eastAsia="en-US" w:bidi="ar-SA"/>
      </w:rPr>
    </w:lvl>
    <w:lvl w:ilvl="5" w:tplc="3E76A652">
      <w:numFmt w:val="bullet"/>
      <w:lvlText w:val="•"/>
      <w:lvlJc w:val="left"/>
      <w:pPr>
        <w:ind w:left="4722" w:hanging="200"/>
      </w:pPr>
      <w:rPr>
        <w:rFonts w:hint="default"/>
        <w:lang w:val="pt-PT" w:eastAsia="en-US" w:bidi="ar-SA"/>
      </w:rPr>
    </w:lvl>
    <w:lvl w:ilvl="6" w:tplc="046E55F8">
      <w:numFmt w:val="bullet"/>
      <w:lvlText w:val="•"/>
      <w:lvlJc w:val="left"/>
      <w:pPr>
        <w:ind w:left="5537" w:hanging="200"/>
      </w:pPr>
      <w:rPr>
        <w:rFonts w:hint="default"/>
        <w:lang w:val="pt-PT" w:eastAsia="en-US" w:bidi="ar-SA"/>
      </w:rPr>
    </w:lvl>
    <w:lvl w:ilvl="7" w:tplc="967CAA42">
      <w:numFmt w:val="bullet"/>
      <w:lvlText w:val="•"/>
      <w:lvlJc w:val="left"/>
      <w:pPr>
        <w:ind w:left="6353" w:hanging="200"/>
      </w:pPr>
      <w:rPr>
        <w:rFonts w:hint="default"/>
        <w:lang w:val="pt-PT" w:eastAsia="en-US" w:bidi="ar-SA"/>
      </w:rPr>
    </w:lvl>
    <w:lvl w:ilvl="8" w:tplc="41E69392">
      <w:numFmt w:val="bullet"/>
      <w:lvlText w:val="•"/>
      <w:lvlJc w:val="left"/>
      <w:pPr>
        <w:ind w:left="7168" w:hanging="200"/>
      </w:pPr>
      <w:rPr>
        <w:rFonts w:hint="default"/>
        <w:lang w:val="pt-PT" w:eastAsia="en-US" w:bidi="ar-SA"/>
      </w:rPr>
    </w:lvl>
  </w:abstractNum>
  <w:abstractNum w:abstractNumId="15" w15:restartNumberingAfterBreak="0">
    <w:nsid w:val="7EFE2CA9"/>
    <w:multiLevelType w:val="multilevel"/>
    <w:tmpl w:val="074AFD34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num w:numId="1" w16cid:durableId="2082096409">
    <w:abstractNumId w:val="14"/>
  </w:num>
  <w:num w:numId="2" w16cid:durableId="784353613">
    <w:abstractNumId w:val="7"/>
  </w:num>
  <w:num w:numId="3" w16cid:durableId="2136095403">
    <w:abstractNumId w:val="12"/>
  </w:num>
  <w:num w:numId="4" w16cid:durableId="656031390">
    <w:abstractNumId w:val="1"/>
  </w:num>
  <w:num w:numId="5" w16cid:durableId="2106920425">
    <w:abstractNumId w:val="5"/>
  </w:num>
  <w:num w:numId="6" w16cid:durableId="240718100">
    <w:abstractNumId w:val="11"/>
  </w:num>
  <w:num w:numId="7" w16cid:durableId="903950667">
    <w:abstractNumId w:val="0"/>
  </w:num>
  <w:num w:numId="8" w16cid:durableId="795682518">
    <w:abstractNumId w:val="10"/>
  </w:num>
  <w:num w:numId="9" w16cid:durableId="1162509262">
    <w:abstractNumId w:val="8"/>
  </w:num>
  <w:num w:numId="10" w16cid:durableId="1065495677">
    <w:abstractNumId w:val="4"/>
  </w:num>
  <w:num w:numId="11" w16cid:durableId="202718253">
    <w:abstractNumId w:val="3"/>
  </w:num>
  <w:num w:numId="12" w16cid:durableId="1802308445">
    <w:abstractNumId w:val="2"/>
  </w:num>
  <w:num w:numId="13" w16cid:durableId="732241187">
    <w:abstractNumId w:val="9"/>
  </w:num>
  <w:num w:numId="14" w16cid:durableId="2062703629">
    <w:abstractNumId w:val="6"/>
  </w:num>
  <w:num w:numId="15" w16cid:durableId="703292935">
    <w:abstractNumId w:val="15"/>
  </w:num>
  <w:num w:numId="16" w16cid:durableId="1668701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36A"/>
    <w:rsid w:val="000010B2"/>
    <w:rsid w:val="00017CE9"/>
    <w:rsid w:val="00020836"/>
    <w:rsid w:val="00023B08"/>
    <w:rsid w:val="000253BE"/>
    <w:rsid w:val="00026652"/>
    <w:rsid w:val="000339AA"/>
    <w:rsid w:val="00034346"/>
    <w:rsid w:val="0003735C"/>
    <w:rsid w:val="000412D9"/>
    <w:rsid w:val="00043DF8"/>
    <w:rsid w:val="00046E97"/>
    <w:rsid w:val="000504E4"/>
    <w:rsid w:val="0005055A"/>
    <w:rsid w:val="00057179"/>
    <w:rsid w:val="000606BF"/>
    <w:rsid w:val="00072620"/>
    <w:rsid w:val="00072EDE"/>
    <w:rsid w:val="00073A65"/>
    <w:rsid w:val="0007731E"/>
    <w:rsid w:val="0007754B"/>
    <w:rsid w:val="000804C0"/>
    <w:rsid w:val="00080BBF"/>
    <w:rsid w:val="00080BFD"/>
    <w:rsid w:val="00086805"/>
    <w:rsid w:val="000918B3"/>
    <w:rsid w:val="000921D2"/>
    <w:rsid w:val="000942CE"/>
    <w:rsid w:val="0009761C"/>
    <w:rsid w:val="000A2B21"/>
    <w:rsid w:val="000A5338"/>
    <w:rsid w:val="000A7922"/>
    <w:rsid w:val="000B2441"/>
    <w:rsid w:val="000C2042"/>
    <w:rsid w:val="000C33B0"/>
    <w:rsid w:val="000D1C57"/>
    <w:rsid w:val="000D1D72"/>
    <w:rsid w:val="000D72DA"/>
    <w:rsid w:val="000E25DF"/>
    <w:rsid w:val="000E3405"/>
    <w:rsid w:val="000E35C8"/>
    <w:rsid w:val="000E433F"/>
    <w:rsid w:val="000E6A2A"/>
    <w:rsid w:val="000F277B"/>
    <w:rsid w:val="000F480E"/>
    <w:rsid w:val="000F636C"/>
    <w:rsid w:val="000F7B90"/>
    <w:rsid w:val="00100739"/>
    <w:rsid w:val="00102928"/>
    <w:rsid w:val="00105D0A"/>
    <w:rsid w:val="00105EF9"/>
    <w:rsid w:val="00110C09"/>
    <w:rsid w:val="00112F63"/>
    <w:rsid w:val="00116859"/>
    <w:rsid w:val="00116C9C"/>
    <w:rsid w:val="00122D00"/>
    <w:rsid w:val="00123F5E"/>
    <w:rsid w:val="00126B93"/>
    <w:rsid w:val="0013598F"/>
    <w:rsid w:val="00137EF1"/>
    <w:rsid w:val="0014270A"/>
    <w:rsid w:val="00145230"/>
    <w:rsid w:val="001476ED"/>
    <w:rsid w:val="00151EFE"/>
    <w:rsid w:val="00154192"/>
    <w:rsid w:val="001652E1"/>
    <w:rsid w:val="0016731D"/>
    <w:rsid w:val="00170BCA"/>
    <w:rsid w:val="00176787"/>
    <w:rsid w:val="00177C66"/>
    <w:rsid w:val="001875DC"/>
    <w:rsid w:val="0019179F"/>
    <w:rsid w:val="001950E2"/>
    <w:rsid w:val="001A2A56"/>
    <w:rsid w:val="001A5DED"/>
    <w:rsid w:val="001B2B8C"/>
    <w:rsid w:val="001B2D25"/>
    <w:rsid w:val="001B6C22"/>
    <w:rsid w:val="001C3D26"/>
    <w:rsid w:val="001C5476"/>
    <w:rsid w:val="001C6184"/>
    <w:rsid w:val="001C63EA"/>
    <w:rsid w:val="001D13B5"/>
    <w:rsid w:val="001D1C73"/>
    <w:rsid w:val="001D29AB"/>
    <w:rsid w:val="001D61B6"/>
    <w:rsid w:val="001E1DF7"/>
    <w:rsid w:val="001E36FB"/>
    <w:rsid w:val="001E7DA2"/>
    <w:rsid w:val="00200645"/>
    <w:rsid w:val="0020336B"/>
    <w:rsid w:val="0020665C"/>
    <w:rsid w:val="00207C78"/>
    <w:rsid w:val="00215CA9"/>
    <w:rsid w:val="00222BD2"/>
    <w:rsid w:val="00224FC1"/>
    <w:rsid w:val="002274E7"/>
    <w:rsid w:val="002308DB"/>
    <w:rsid w:val="0023135D"/>
    <w:rsid w:val="002357ED"/>
    <w:rsid w:val="00241926"/>
    <w:rsid w:val="00241A9F"/>
    <w:rsid w:val="00243B3D"/>
    <w:rsid w:val="00246A3A"/>
    <w:rsid w:val="002470B8"/>
    <w:rsid w:val="002547D7"/>
    <w:rsid w:val="0025699B"/>
    <w:rsid w:val="00256BE2"/>
    <w:rsid w:val="002600F7"/>
    <w:rsid w:val="00260C9E"/>
    <w:rsid w:val="0026143C"/>
    <w:rsid w:val="00262B94"/>
    <w:rsid w:val="00262F1E"/>
    <w:rsid w:val="0026627F"/>
    <w:rsid w:val="00267BA6"/>
    <w:rsid w:val="00272FA6"/>
    <w:rsid w:val="00273677"/>
    <w:rsid w:val="00274614"/>
    <w:rsid w:val="00275804"/>
    <w:rsid w:val="0027667F"/>
    <w:rsid w:val="0028199D"/>
    <w:rsid w:val="00281E48"/>
    <w:rsid w:val="002842E5"/>
    <w:rsid w:val="002907A9"/>
    <w:rsid w:val="00291231"/>
    <w:rsid w:val="00292EC7"/>
    <w:rsid w:val="00295878"/>
    <w:rsid w:val="00295EE7"/>
    <w:rsid w:val="00297263"/>
    <w:rsid w:val="002A1804"/>
    <w:rsid w:val="002A3945"/>
    <w:rsid w:val="002B169B"/>
    <w:rsid w:val="002B2C24"/>
    <w:rsid w:val="002B56F4"/>
    <w:rsid w:val="002B6E7E"/>
    <w:rsid w:val="002C0A34"/>
    <w:rsid w:val="002C4076"/>
    <w:rsid w:val="002C5A0F"/>
    <w:rsid w:val="002D1534"/>
    <w:rsid w:val="002D1768"/>
    <w:rsid w:val="002D4CC6"/>
    <w:rsid w:val="002E2EA5"/>
    <w:rsid w:val="002E7108"/>
    <w:rsid w:val="002E7162"/>
    <w:rsid w:val="002E740C"/>
    <w:rsid w:val="002F1FD6"/>
    <w:rsid w:val="002F7B99"/>
    <w:rsid w:val="00300372"/>
    <w:rsid w:val="0030080C"/>
    <w:rsid w:val="00301DC5"/>
    <w:rsid w:val="00306516"/>
    <w:rsid w:val="003116C3"/>
    <w:rsid w:val="00312163"/>
    <w:rsid w:val="00316C1B"/>
    <w:rsid w:val="003178A3"/>
    <w:rsid w:val="00320339"/>
    <w:rsid w:val="00320EC8"/>
    <w:rsid w:val="003226A4"/>
    <w:rsid w:val="00323160"/>
    <w:rsid w:val="00324E00"/>
    <w:rsid w:val="003271C6"/>
    <w:rsid w:val="00332B71"/>
    <w:rsid w:val="00332B90"/>
    <w:rsid w:val="00335186"/>
    <w:rsid w:val="00335C85"/>
    <w:rsid w:val="003479F8"/>
    <w:rsid w:val="00347A52"/>
    <w:rsid w:val="00351D01"/>
    <w:rsid w:val="0035295E"/>
    <w:rsid w:val="00356F5A"/>
    <w:rsid w:val="0035736D"/>
    <w:rsid w:val="00364518"/>
    <w:rsid w:val="00364D3F"/>
    <w:rsid w:val="0036591E"/>
    <w:rsid w:val="00365AFF"/>
    <w:rsid w:val="0036718C"/>
    <w:rsid w:val="00367A02"/>
    <w:rsid w:val="00376A84"/>
    <w:rsid w:val="0037700C"/>
    <w:rsid w:val="00381A61"/>
    <w:rsid w:val="00382F49"/>
    <w:rsid w:val="00385FA6"/>
    <w:rsid w:val="00390565"/>
    <w:rsid w:val="003925BE"/>
    <w:rsid w:val="00393FA2"/>
    <w:rsid w:val="0039416A"/>
    <w:rsid w:val="00394A68"/>
    <w:rsid w:val="0039543A"/>
    <w:rsid w:val="003977FA"/>
    <w:rsid w:val="003A0CCA"/>
    <w:rsid w:val="003A2D74"/>
    <w:rsid w:val="003A4F41"/>
    <w:rsid w:val="003A6731"/>
    <w:rsid w:val="003B1493"/>
    <w:rsid w:val="003B164E"/>
    <w:rsid w:val="003C0B98"/>
    <w:rsid w:val="003C0E3B"/>
    <w:rsid w:val="003C1D98"/>
    <w:rsid w:val="003C1DE1"/>
    <w:rsid w:val="003C2562"/>
    <w:rsid w:val="003C32A7"/>
    <w:rsid w:val="003C74B4"/>
    <w:rsid w:val="003D0872"/>
    <w:rsid w:val="003D1897"/>
    <w:rsid w:val="003D197A"/>
    <w:rsid w:val="003D1AE2"/>
    <w:rsid w:val="003D1C59"/>
    <w:rsid w:val="003D2CBA"/>
    <w:rsid w:val="003D3B72"/>
    <w:rsid w:val="003D6D64"/>
    <w:rsid w:val="003E3EB8"/>
    <w:rsid w:val="003E4918"/>
    <w:rsid w:val="003E4C72"/>
    <w:rsid w:val="003F12B8"/>
    <w:rsid w:val="003F44E2"/>
    <w:rsid w:val="003F5056"/>
    <w:rsid w:val="003F71E1"/>
    <w:rsid w:val="00402559"/>
    <w:rsid w:val="00403B5A"/>
    <w:rsid w:val="0040437D"/>
    <w:rsid w:val="00407DDF"/>
    <w:rsid w:val="004104EC"/>
    <w:rsid w:val="00411369"/>
    <w:rsid w:val="00412CC7"/>
    <w:rsid w:val="004130B1"/>
    <w:rsid w:val="00420614"/>
    <w:rsid w:val="004210B7"/>
    <w:rsid w:val="00422B79"/>
    <w:rsid w:val="004234BF"/>
    <w:rsid w:val="00424E6B"/>
    <w:rsid w:val="00426F52"/>
    <w:rsid w:val="00427EC8"/>
    <w:rsid w:val="0043049B"/>
    <w:rsid w:val="00430651"/>
    <w:rsid w:val="00431B2B"/>
    <w:rsid w:val="00435CCA"/>
    <w:rsid w:val="0043659D"/>
    <w:rsid w:val="00436603"/>
    <w:rsid w:val="00437F32"/>
    <w:rsid w:val="004453A6"/>
    <w:rsid w:val="00445512"/>
    <w:rsid w:val="0044597F"/>
    <w:rsid w:val="00445CF7"/>
    <w:rsid w:val="004464DB"/>
    <w:rsid w:val="00447275"/>
    <w:rsid w:val="004500C8"/>
    <w:rsid w:val="00450813"/>
    <w:rsid w:val="00451C5A"/>
    <w:rsid w:val="0045280B"/>
    <w:rsid w:val="00452CE0"/>
    <w:rsid w:val="00453080"/>
    <w:rsid w:val="004534F1"/>
    <w:rsid w:val="00454807"/>
    <w:rsid w:val="0045533E"/>
    <w:rsid w:val="00461FC7"/>
    <w:rsid w:val="00464657"/>
    <w:rsid w:val="00464CFD"/>
    <w:rsid w:val="00465BE1"/>
    <w:rsid w:val="00466F53"/>
    <w:rsid w:val="0046701A"/>
    <w:rsid w:val="0046732F"/>
    <w:rsid w:val="00467A50"/>
    <w:rsid w:val="00467B37"/>
    <w:rsid w:val="00471B81"/>
    <w:rsid w:val="00477EB8"/>
    <w:rsid w:val="004826B9"/>
    <w:rsid w:val="00482AB0"/>
    <w:rsid w:val="00482F20"/>
    <w:rsid w:val="00483AF8"/>
    <w:rsid w:val="00486F85"/>
    <w:rsid w:val="0049077F"/>
    <w:rsid w:val="0049177C"/>
    <w:rsid w:val="0049290E"/>
    <w:rsid w:val="004944EC"/>
    <w:rsid w:val="00494AB0"/>
    <w:rsid w:val="00496E25"/>
    <w:rsid w:val="004A1709"/>
    <w:rsid w:val="004B0291"/>
    <w:rsid w:val="004B3064"/>
    <w:rsid w:val="004B36ED"/>
    <w:rsid w:val="004B5BAC"/>
    <w:rsid w:val="004B5C96"/>
    <w:rsid w:val="004B7D34"/>
    <w:rsid w:val="004C237D"/>
    <w:rsid w:val="004C4289"/>
    <w:rsid w:val="004C457B"/>
    <w:rsid w:val="004C4F3C"/>
    <w:rsid w:val="004C5131"/>
    <w:rsid w:val="004D5AD4"/>
    <w:rsid w:val="004D7267"/>
    <w:rsid w:val="004E14EA"/>
    <w:rsid w:val="004E1E3E"/>
    <w:rsid w:val="004E2C4B"/>
    <w:rsid w:val="004E31D6"/>
    <w:rsid w:val="004E328A"/>
    <w:rsid w:val="004E6920"/>
    <w:rsid w:val="004F4D6F"/>
    <w:rsid w:val="005032FE"/>
    <w:rsid w:val="005044DB"/>
    <w:rsid w:val="005056C5"/>
    <w:rsid w:val="0050630D"/>
    <w:rsid w:val="00507744"/>
    <w:rsid w:val="00513AE8"/>
    <w:rsid w:val="00514362"/>
    <w:rsid w:val="00516A3E"/>
    <w:rsid w:val="0052192E"/>
    <w:rsid w:val="00524D44"/>
    <w:rsid w:val="005307E2"/>
    <w:rsid w:val="00530C1D"/>
    <w:rsid w:val="005324AE"/>
    <w:rsid w:val="00535960"/>
    <w:rsid w:val="00544ADF"/>
    <w:rsid w:val="00550746"/>
    <w:rsid w:val="00553216"/>
    <w:rsid w:val="0055334E"/>
    <w:rsid w:val="005611AD"/>
    <w:rsid w:val="00561DDD"/>
    <w:rsid w:val="00563B92"/>
    <w:rsid w:val="005649E5"/>
    <w:rsid w:val="00564F83"/>
    <w:rsid w:val="0056721F"/>
    <w:rsid w:val="005674BB"/>
    <w:rsid w:val="00571B30"/>
    <w:rsid w:val="00572369"/>
    <w:rsid w:val="005724D2"/>
    <w:rsid w:val="00575B66"/>
    <w:rsid w:val="005764C7"/>
    <w:rsid w:val="00583D31"/>
    <w:rsid w:val="00584E2F"/>
    <w:rsid w:val="00587A7B"/>
    <w:rsid w:val="00592D7D"/>
    <w:rsid w:val="00593975"/>
    <w:rsid w:val="00594D71"/>
    <w:rsid w:val="005A14E0"/>
    <w:rsid w:val="005A4255"/>
    <w:rsid w:val="005A5A4D"/>
    <w:rsid w:val="005A5E23"/>
    <w:rsid w:val="005B0CD7"/>
    <w:rsid w:val="005B1280"/>
    <w:rsid w:val="005B2BC8"/>
    <w:rsid w:val="005B6A9B"/>
    <w:rsid w:val="005C3A4F"/>
    <w:rsid w:val="005D13D4"/>
    <w:rsid w:val="005D279E"/>
    <w:rsid w:val="005D4804"/>
    <w:rsid w:val="005D4FF0"/>
    <w:rsid w:val="005D779E"/>
    <w:rsid w:val="005E0581"/>
    <w:rsid w:val="005E19D1"/>
    <w:rsid w:val="005E1D9E"/>
    <w:rsid w:val="005E484F"/>
    <w:rsid w:val="005E75A9"/>
    <w:rsid w:val="005F23D3"/>
    <w:rsid w:val="005F6BD0"/>
    <w:rsid w:val="00600C42"/>
    <w:rsid w:val="006119CA"/>
    <w:rsid w:val="00615F7F"/>
    <w:rsid w:val="00622505"/>
    <w:rsid w:val="00622A92"/>
    <w:rsid w:val="00623A5C"/>
    <w:rsid w:val="0063020E"/>
    <w:rsid w:val="0063192D"/>
    <w:rsid w:val="00631A68"/>
    <w:rsid w:val="0063223F"/>
    <w:rsid w:val="006323A6"/>
    <w:rsid w:val="006339CB"/>
    <w:rsid w:val="006357C6"/>
    <w:rsid w:val="006419F4"/>
    <w:rsid w:val="00642050"/>
    <w:rsid w:val="0064225D"/>
    <w:rsid w:val="0064402A"/>
    <w:rsid w:val="0064603E"/>
    <w:rsid w:val="00647482"/>
    <w:rsid w:val="00654A5B"/>
    <w:rsid w:val="006617B4"/>
    <w:rsid w:val="006638C6"/>
    <w:rsid w:val="00664439"/>
    <w:rsid w:val="00664AB8"/>
    <w:rsid w:val="00672E8B"/>
    <w:rsid w:val="006730C7"/>
    <w:rsid w:val="00675CF6"/>
    <w:rsid w:val="0067712F"/>
    <w:rsid w:val="006774CB"/>
    <w:rsid w:val="006777BB"/>
    <w:rsid w:val="00682EDF"/>
    <w:rsid w:val="00683D20"/>
    <w:rsid w:val="00686152"/>
    <w:rsid w:val="00690A34"/>
    <w:rsid w:val="006A53C9"/>
    <w:rsid w:val="006A5D98"/>
    <w:rsid w:val="006A6FA2"/>
    <w:rsid w:val="006B17CE"/>
    <w:rsid w:val="006B5337"/>
    <w:rsid w:val="006C48FA"/>
    <w:rsid w:val="006C6564"/>
    <w:rsid w:val="006D00A8"/>
    <w:rsid w:val="006D0C51"/>
    <w:rsid w:val="006D1958"/>
    <w:rsid w:val="006D57D0"/>
    <w:rsid w:val="006D7B0C"/>
    <w:rsid w:val="006D7FB3"/>
    <w:rsid w:val="006E15EC"/>
    <w:rsid w:val="006E1B6A"/>
    <w:rsid w:val="006F3D3C"/>
    <w:rsid w:val="0070039E"/>
    <w:rsid w:val="00702354"/>
    <w:rsid w:val="00702B3C"/>
    <w:rsid w:val="007034EE"/>
    <w:rsid w:val="0070370E"/>
    <w:rsid w:val="00703A0D"/>
    <w:rsid w:val="007048EE"/>
    <w:rsid w:val="007065B1"/>
    <w:rsid w:val="00710114"/>
    <w:rsid w:val="007101E5"/>
    <w:rsid w:val="00710583"/>
    <w:rsid w:val="007115CB"/>
    <w:rsid w:val="00713078"/>
    <w:rsid w:val="0071409B"/>
    <w:rsid w:val="00715785"/>
    <w:rsid w:val="007234CB"/>
    <w:rsid w:val="00724B76"/>
    <w:rsid w:val="00724C8A"/>
    <w:rsid w:val="00725553"/>
    <w:rsid w:val="00726F98"/>
    <w:rsid w:val="00727840"/>
    <w:rsid w:val="00730D4C"/>
    <w:rsid w:val="007317AD"/>
    <w:rsid w:val="00731828"/>
    <w:rsid w:val="007352C9"/>
    <w:rsid w:val="00736958"/>
    <w:rsid w:val="00737BBD"/>
    <w:rsid w:val="00742346"/>
    <w:rsid w:val="00742A6A"/>
    <w:rsid w:val="007511F5"/>
    <w:rsid w:val="0075169E"/>
    <w:rsid w:val="00755579"/>
    <w:rsid w:val="00755FA0"/>
    <w:rsid w:val="007569C8"/>
    <w:rsid w:val="007629A0"/>
    <w:rsid w:val="00770E97"/>
    <w:rsid w:val="00771810"/>
    <w:rsid w:val="00772D0F"/>
    <w:rsid w:val="00774A33"/>
    <w:rsid w:val="00774E6E"/>
    <w:rsid w:val="00775857"/>
    <w:rsid w:val="007762EF"/>
    <w:rsid w:val="00777EE9"/>
    <w:rsid w:val="007846D4"/>
    <w:rsid w:val="00785477"/>
    <w:rsid w:val="00787903"/>
    <w:rsid w:val="00787E4B"/>
    <w:rsid w:val="007938AD"/>
    <w:rsid w:val="00796D86"/>
    <w:rsid w:val="00797216"/>
    <w:rsid w:val="007A1B64"/>
    <w:rsid w:val="007A6DA7"/>
    <w:rsid w:val="007B2BE1"/>
    <w:rsid w:val="007B3297"/>
    <w:rsid w:val="007B3E89"/>
    <w:rsid w:val="007B5DA2"/>
    <w:rsid w:val="007B635C"/>
    <w:rsid w:val="007B7C58"/>
    <w:rsid w:val="007C26C2"/>
    <w:rsid w:val="007C292C"/>
    <w:rsid w:val="007C51A0"/>
    <w:rsid w:val="007C69A7"/>
    <w:rsid w:val="007D0D87"/>
    <w:rsid w:val="007D3C9F"/>
    <w:rsid w:val="007D41A0"/>
    <w:rsid w:val="007E56B3"/>
    <w:rsid w:val="007E59B9"/>
    <w:rsid w:val="007E5A7C"/>
    <w:rsid w:val="007EC56B"/>
    <w:rsid w:val="007F4160"/>
    <w:rsid w:val="007F662D"/>
    <w:rsid w:val="007F7A05"/>
    <w:rsid w:val="00802C93"/>
    <w:rsid w:val="00804070"/>
    <w:rsid w:val="008069C0"/>
    <w:rsid w:val="00815A76"/>
    <w:rsid w:val="00821400"/>
    <w:rsid w:val="00821F66"/>
    <w:rsid w:val="00823234"/>
    <w:rsid w:val="008305F7"/>
    <w:rsid w:val="00830714"/>
    <w:rsid w:val="00841CC5"/>
    <w:rsid w:val="008427E6"/>
    <w:rsid w:val="00852744"/>
    <w:rsid w:val="00852C48"/>
    <w:rsid w:val="0085494A"/>
    <w:rsid w:val="00856C7A"/>
    <w:rsid w:val="00856E2C"/>
    <w:rsid w:val="00861EEE"/>
    <w:rsid w:val="00864174"/>
    <w:rsid w:val="0086435A"/>
    <w:rsid w:val="008649E7"/>
    <w:rsid w:val="00867287"/>
    <w:rsid w:val="008749AC"/>
    <w:rsid w:val="008751C9"/>
    <w:rsid w:val="00876840"/>
    <w:rsid w:val="00877745"/>
    <w:rsid w:val="00877D37"/>
    <w:rsid w:val="008809DC"/>
    <w:rsid w:val="008818A2"/>
    <w:rsid w:val="008822D0"/>
    <w:rsid w:val="00883161"/>
    <w:rsid w:val="008834E9"/>
    <w:rsid w:val="00883EE9"/>
    <w:rsid w:val="00887D5B"/>
    <w:rsid w:val="00890721"/>
    <w:rsid w:val="00892567"/>
    <w:rsid w:val="00893AA8"/>
    <w:rsid w:val="0089471E"/>
    <w:rsid w:val="00895CC9"/>
    <w:rsid w:val="00896648"/>
    <w:rsid w:val="008967A5"/>
    <w:rsid w:val="008A24B8"/>
    <w:rsid w:val="008A374D"/>
    <w:rsid w:val="008A619A"/>
    <w:rsid w:val="008A6807"/>
    <w:rsid w:val="008A74A7"/>
    <w:rsid w:val="008B0647"/>
    <w:rsid w:val="008B1C8C"/>
    <w:rsid w:val="008B41AB"/>
    <w:rsid w:val="008B763E"/>
    <w:rsid w:val="008C2FA9"/>
    <w:rsid w:val="008C35EA"/>
    <w:rsid w:val="008D02C8"/>
    <w:rsid w:val="008D0765"/>
    <w:rsid w:val="008D0A4B"/>
    <w:rsid w:val="008D2AA2"/>
    <w:rsid w:val="008D4022"/>
    <w:rsid w:val="008D46A0"/>
    <w:rsid w:val="008D48B7"/>
    <w:rsid w:val="008D4CB6"/>
    <w:rsid w:val="008D7408"/>
    <w:rsid w:val="008D7D2E"/>
    <w:rsid w:val="008E3643"/>
    <w:rsid w:val="008E402B"/>
    <w:rsid w:val="008E6844"/>
    <w:rsid w:val="008E76BD"/>
    <w:rsid w:val="008F2983"/>
    <w:rsid w:val="0090112A"/>
    <w:rsid w:val="00904837"/>
    <w:rsid w:val="00904A34"/>
    <w:rsid w:val="00906B9A"/>
    <w:rsid w:val="00907462"/>
    <w:rsid w:val="00907D47"/>
    <w:rsid w:val="0091404B"/>
    <w:rsid w:val="00916642"/>
    <w:rsid w:val="00921434"/>
    <w:rsid w:val="00922A9D"/>
    <w:rsid w:val="00923A08"/>
    <w:rsid w:val="009242F3"/>
    <w:rsid w:val="00924664"/>
    <w:rsid w:val="00924E79"/>
    <w:rsid w:val="00925071"/>
    <w:rsid w:val="009303F9"/>
    <w:rsid w:val="00935D52"/>
    <w:rsid w:val="0095618F"/>
    <w:rsid w:val="009773F0"/>
    <w:rsid w:val="00980388"/>
    <w:rsid w:val="00982775"/>
    <w:rsid w:val="0098307D"/>
    <w:rsid w:val="00983A40"/>
    <w:rsid w:val="00984024"/>
    <w:rsid w:val="0098485F"/>
    <w:rsid w:val="00985DAD"/>
    <w:rsid w:val="0098628D"/>
    <w:rsid w:val="00987047"/>
    <w:rsid w:val="0099180E"/>
    <w:rsid w:val="00995B2F"/>
    <w:rsid w:val="009A1C0F"/>
    <w:rsid w:val="009A4ACC"/>
    <w:rsid w:val="009A5184"/>
    <w:rsid w:val="009A70CE"/>
    <w:rsid w:val="009A7B73"/>
    <w:rsid w:val="009B332C"/>
    <w:rsid w:val="009B5BC9"/>
    <w:rsid w:val="009B63BD"/>
    <w:rsid w:val="009B6B92"/>
    <w:rsid w:val="009C0AD7"/>
    <w:rsid w:val="009C0D1E"/>
    <w:rsid w:val="009C2C4D"/>
    <w:rsid w:val="009C5C10"/>
    <w:rsid w:val="009C5E3F"/>
    <w:rsid w:val="009C6EE2"/>
    <w:rsid w:val="009D1625"/>
    <w:rsid w:val="009D19BB"/>
    <w:rsid w:val="009D27FC"/>
    <w:rsid w:val="009D4598"/>
    <w:rsid w:val="009D645F"/>
    <w:rsid w:val="009D65F4"/>
    <w:rsid w:val="009E296E"/>
    <w:rsid w:val="009E45F3"/>
    <w:rsid w:val="009F2C41"/>
    <w:rsid w:val="009F4198"/>
    <w:rsid w:val="009F5778"/>
    <w:rsid w:val="009F7D94"/>
    <w:rsid w:val="00A00101"/>
    <w:rsid w:val="00A0064C"/>
    <w:rsid w:val="00A01FE0"/>
    <w:rsid w:val="00A04D29"/>
    <w:rsid w:val="00A116CB"/>
    <w:rsid w:val="00A13308"/>
    <w:rsid w:val="00A14102"/>
    <w:rsid w:val="00A1743A"/>
    <w:rsid w:val="00A20674"/>
    <w:rsid w:val="00A22BF3"/>
    <w:rsid w:val="00A24367"/>
    <w:rsid w:val="00A3004F"/>
    <w:rsid w:val="00A3646E"/>
    <w:rsid w:val="00A36AC6"/>
    <w:rsid w:val="00A36B0A"/>
    <w:rsid w:val="00A37533"/>
    <w:rsid w:val="00A40790"/>
    <w:rsid w:val="00A446F8"/>
    <w:rsid w:val="00A45A15"/>
    <w:rsid w:val="00A46086"/>
    <w:rsid w:val="00A509C3"/>
    <w:rsid w:val="00A51BD5"/>
    <w:rsid w:val="00A520A2"/>
    <w:rsid w:val="00A56C9A"/>
    <w:rsid w:val="00A627B9"/>
    <w:rsid w:val="00A62FF5"/>
    <w:rsid w:val="00A65C08"/>
    <w:rsid w:val="00A66055"/>
    <w:rsid w:val="00A678A5"/>
    <w:rsid w:val="00A7124A"/>
    <w:rsid w:val="00A76617"/>
    <w:rsid w:val="00A779FF"/>
    <w:rsid w:val="00A80F82"/>
    <w:rsid w:val="00A84507"/>
    <w:rsid w:val="00A8504B"/>
    <w:rsid w:val="00A90CE4"/>
    <w:rsid w:val="00A91DAB"/>
    <w:rsid w:val="00A9672D"/>
    <w:rsid w:val="00AA0403"/>
    <w:rsid w:val="00AA2123"/>
    <w:rsid w:val="00AA2267"/>
    <w:rsid w:val="00AA2856"/>
    <w:rsid w:val="00AA5F7F"/>
    <w:rsid w:val="00AA68B7"/>
    <w:rsid w:val="00AA6FBD"/>
    <w:rsid w:val="00AB3FBC"/>
    <w:rsid w:val="00AB3FCC"/>
    <w:rsid w:val="00AB6E23"/>
    <w:rsid w:val="00AC0704"/>
    <w:rsid w:val="00AC51F0"/>
    <w:rsid w:val="00AE39B2"/>
    <w:rsid w:val="00AE4600"/>
    <w:rsid w:val="00AE5BFE"/>
    <w:rsid w:val="00AE614A"/>
    <w:rsid w:val="00AE6CA5"/>
    <w:rsid w:val="00AF0ABD"/>
    <w:rsid w:val="00AF0F98"/>
    <w:rsid w:val="00AF1539"/>
    <w:rsid w:val="00B00C0D"/>
    <w:rsid w:val="00B02443"/>
    <w:rsid w:val="00B06214"/>
    <w:rsid w:val="00B06AA5"/>
    <w:rsid w:val="00B112F5"/>
    <w:rsid w:val="00B11D4B"/>
    <w:rsid w:val="00B12EB2"/>
    <w:rsid w:val="00B15135"/>
    <w:rsid w:val="00B15850"/>
    <w:rsid w:val="00B17336"/>
    <w:rsid w:val="00B215F5"/>
    <w:rsid w:val="00B22922"/>
    <w:rsid w:val="00B25557"/>
    <w:rsid w:val="00B30014"/>
    <w:rsid w:val="00B32D95"/>
    <w:rsid w:val="00B418D2"/>
    <w:rsid w:val="00B4236A"/>
    <w:rsid w:val="00B44375"/>
    <w:rsid w:val="00B44CFD"/>
    <w:rsid w:val="00B50F24"/>
    <w:rsid w:val="00B55EAF"/>
    <w:rsid w:val="00B5643F"/>
    <w:rsid w:val="00B604B3"/>
    <w:rsid w:val="00B6198F"/>
    <w:rsid w:val="00B642CB"/>
    <w:rsid w:val="00B65EC3"/>
    <w:rsid w:val="00B660B0"/>
    <w:rsid w:val="00B81EAF"/>
    <w:rsid w:val="00B83035"/>
    <w:rsid w:val="00B843AC"/>
    <w:rsid w:val="00B8523B"/>
    <w:rsid w:val="00B9131D"/>
    <w:rsid w:val="00B92BBD"/>
    <w:rsid w:val="00B92E81"/>
    <w:rsid w:val="00B94F3C"/>
    <w:rsid w:val="00B96975"/>
    <w:rsid w:val="00B97910"/>
    <w:rsid w:val="00BA22C4"/>
    <w:rsid w:val="00BA338D"/>
    <w:rsid w:val="00BA500F"/>
    <w:rsid w:val="00BA50D6"/>
    <w:rsid w:val="00BA5242"/>
    <w:rsid w:val="00BA66FD"/>
    <w:rsid w:val="00BB316E"/>
    <w:rsid w:val="00BB3230"/>
    <w:rsid w:val="00BB3ECB"/>
    <w:rsid w:val="00BC2273"/>
    <w:rsid w:val="00BC3C82"/>
    <w:rsid w:val="00BC65A0"/>
    <w:rsid w:val="00BC6D92"/>
    <w:rsid w:val="00BC6E9C"/>
    <w:rsid w:val="00BC7599"/>
    <w:rsid w:val="00BD7285"/>
    <w:rsid w:val="00BD7E7D"/>
    <w:rsid w:val="00BE0397"/>
    <w:rsid w:val="00BE1C6C"/>
    <w:rsid w:val="00BE3B8A"/>
    <w:rsid w:val="00BE59DA"/>
    <w:rsid w:val="00BF296C"/>
    <w:rsid w:val="00BF4263"/>
    <w:rsid w:val="00BF4AFB"/>
    <w:rsid w:val="00BF74BF"/>
    <w:rsid w:val="00C01882"/>
    <w:rsid w:val="00C03AC2"/>
    <w:rsid w:val="00C10558"/>
    <w:rsid w:val="00C10A17"/>
    <w:rsid w:val="00C1606E"/>
    <w:rsid w:val="00C20432"/>
    <w:rsid w:val="00C20D5F"/>
    <w:rsid w:val="00C27ADA"/>
    <w:rsid w:val="00C27CD5"/>
    <w:rsid w:val="00C3043D"/>
    <w:rsid w:val="00C322A9"/>
    <w:rsid w:val="00C32E2B"/>
    <w:rsid w:val="00C336B5"/>
    <w:rsid w:val="00C3560A"/>
    <w:rsid w:val="00C36E5A"/>
    <w:rsid w:val="00C377A6"/>
    <w:rsid w:val="00C44163"/>
    <w:rsid w:val="00C46B57"/>
    <w:rsid w:val="00C514D6"/>
    <w:rsid w:val="00C51C95"/>
    <w:rsid w:val="00C5202B"/>
    <w:rsid w:val="00C53B20"/>
    <w:rsid w:val="00C551EC"/>
    <w:rsid w:val="00C64B63"/>
    <w:rsid w:val="00C66EF9"/>
    <w:rsid w:val="00C81383"/>
    <w:rsid w:val="00C820D1"/>
    <w:rsid w:val="00C83A26"/>
    <w:rsid w:val="00C853A2"/>
    <w:rsid w:val="00C9051B"/>
    <w:rsid w:val="00C916E2"/>
    <w:rsid w:val="00C970BD"/>
    <w:rsid w:val="00CA1BA9"/>
    <w:rsid w:val="00CA33A1"/>
    <w:rsid w:val="00CA3915"/>
    <w:rsid w:val="00CA7C6C"/>
    <w:rsid w:val="00CB047B"/>
    <w:rsid w:val="00CB211E"/>
    <w:rsid w:val="00CB277A"/>
    <w:rsid w:val="00CB797E"/>
    <w:rsid w:val="00CC1784"/>
    <w:rsid w:val="00CC5BAC"/>
    <w:rsid w:val="00CD0494"/>
    <w:rsid w:val="00CD08C0"/>
    <w:rsid w:val="00CD4A8E"/>
    <w:rsid w:val="00CD6595"/>
    <w:rsid w:val="00CD6B2E"/>
    <w:rsid w:val="00CE07DA"/>
    <w:rsid w:val="00CE2127"/>
    <w:rsid w:val="00CE7497"/>
    <w:rsid w:val="00CE79F5"/>
    <w:rsid w:val="00CF280D"/>
    <w:rsid w:val="00CF43BD"/>
    <w:rsid w:val="00CF48BB"/>
    <w:rsid w:val="00CF5424"/>
    <w:rsid w:val="00D03EAF"/>
    <w:rsid w:val="00D13258"/>
    <w:rsid w:val="00D14E58"/>
    <w:rsid w:val="00D15D6A"/>
    <w:rsid w:val="00D15DB7"/>
    <w:rsid w:val="00D20252"/>
    <w:rsid w:val="00D203B7"/>
    <w:rsid w:val="00D214D2"/>
    <w:rsid w:val="00D22FF7"/>
    <w:rsid w:val="00D24F1D"/>
    <w:rsid w:val="00D3051C"/>
    <w:rsid w:val="00D32F59"/>
    <w:rsid w:val="00D40FCF"/>
    <w:rsid w:val="00D4220E"/>
    <w:rsid w:val="00D43521"/>
    <w:rsid w:val="00D44137"/>
    <w:rsid w:val="00D44CBF"/>
    <w:rsid w:val="00D5074F"/>
    <w:rsid w:val="00D513F4"/>
    <w:rsid w:val="00D5268B"/>
    <w:rsid w:val="00D64731"/>
    <w:rsid w:val="00D64A5C"/>
    <w:rsid w:val="00D72141"/>
    <w:rsid w:val="00D7457C"/>
    <w:rsid w:val="00D7713D"/>
    <w:rsid w:val="00D77250"/>
    <w:rsid w:val="00D8011A"/>
    <w:rsid w:val="00D834EB"/>
    <w:rsid w:val="00D83F14"/>
    <w:rsid w:val="00D86C6E"/>
    <w:rsid w:val="00D87DD6"/>
    <w:rsid w:val="00D90DC8"/>
    <w:rsid w:val="00D96FEF"/>
    <w:rsid w:val="00DA1C89"/>
    <w:rsid w:val="00DA22F4"/>
    <w:rsid w:val="00DA23B8"/>
    <w:rsid w:val="00DA2F69"/>
    <w:rsid w:val="00DA7987"/>
    <w:rsid w:val="00DB0183"/>
    <w:rsid w:val="00DB2052"/>
    <w:rsid w:val="00DB3910"/>
    <w:rsid w:val="00DB7144"/>
    <w:rsid w:val="00DB7B49"/>
    <w:rsid w:val="00DB7F5D"/>
    <w:rsid w:val="00DC4908"/>
    <w:rsid w:val="00DC4DFB"/>
    <w:rsid w:val="00DC5567"/>
    <w:rsid w:val="00DC5A3F"/>
    <w:rsid w:val="00DC6507"/>
    <w:rsid w:val="00DC6B74"/>
    <w:rsid w:val="00DC7827"/>
    <w:rsid w:val="00DD06F6"/>
    <w:rsid w:val="00DD19EA"/>
    <w:rsid w:val="00DD278C"/>
    <w:rsid w:val="00DD5A28"/>
    <w:rsid w:val="00DD77D0"/>
    <w:rsid w:val="00DE1D97"/>
    <w:rsid w:val="00DE5F36"/>
    <w:rsid w:val="00DF0D47"/>
    <w:rsid w:val="00DF1D0E"/>
    <w:rsid w:val="00DF3853"/>
    <w:rsid w:val="00DF4C9E"/>
    <w:rsid w:val="00E014C3"/>
    <w:rsid w:val="00E016AF"/>
    <w:rsid w:val="00E0255D"/>
    <w:rsid w:val="00E037E8"/>
    <w:rsid w:val="00E100F0"/>
    <w:rsid w:val="00E13C4D"/>
    <w:rsid w:val="00E1779F"/>
    <w:rsid w:val="00E24900"/>
    <w:rsid w:val="00E25294"/>
    <w:rsid w:val="00E25C2D"/>
    <w:rsid w:val="00E27589"/>
    <w:rsid w:val="00E31472"/>
    <w:rsid w:val="00E31F17"/>
    <w:rsid w:val="00E335F3"/>
    <w:rsid w:val="00E34BD5"/>
    <w:rsid w:val="00E36A16"/>
    <w:rsid w:val="00E372B5"/>
    <w:rsid w:val="00E3738D"/>
    <w:rsid w:val="00E4184B"/>
    <w:rsid w:val="00E445A1"/>
    <w:rsid w:val="00E51752"/>
    <w:rsid w:val="00E51FD1"/>
    <w:rsid w:val="00E540CA"/>
    <w:rsid w:val="00E57C18"/>
    <w:rsid w:val="00E63F80"/>
    <w:rsid w:val="00E64A8F"/>
    <w:rsid w:val="00E67079"/>
    <w:rsid w:val="00E71E14"/>
    <w:rsid w:val="00E73FC4"/>
    <w:rsid w:val="00E75562"/>
    <w:rsid w:val="00E75FD1"/>
    <w:rsid w:val="00E76FF6"/>
    <w:rsid w:val="00E77800"/>
    <w:rsid w:val="00E77CFD"/>
    <w:rsid w:val="00E77E51"/>
    <w:rsid w:val="00E80FC5"/>
    <w:rsid w:val="00E82FF2"/>
    <w:rsid w:val="00E83B47"/>
    <w:rsid w:val="00E84705"/>
    <w:rsid w:val="00E92957"/>
    <w:rsid w:val="00E93744"/>
    <w:rsid w:val="00E94146"/>
    <w:rsid w:val="00E95834"/>
    <w:rsid w:val="00EA1BA3"/>
    <w:rsid w:val="00EA2567"/>
    <w:rsid w:val="00EA339D"/>
    <w:rsid w:val="00EB45F6"/>
    <w:rsid w:val="00EB4E90"/>
    <w:rsid w:val="00EC1145"/>
    <w:rsid w:val="00EC2FBE"/>
    <w:rsid w:val="00EC3ECD"/>
    <w:rsid w:val="00ED2D03"/>
    <w:rsid w:val="00ED4187"/>
    <w:rsid w:val="00ED7742"/>
    <w:rsid w:val="00EE2A79"/>
    <w:rsid w:val="00EE3EA2"/>
    <w:rsid w:val="00EF57CB"/>
    <w:rsid w:val="00EF70FD"/>
    <w:rsid w:val="00EF77A7"/>
    <w:rsid w:val="00F00C36"/>
    <w:rsid w:val="00F04F25"/>
    <w:rsid w:val="00F05554"/>
    <w:rsid w:val="00F05748"/>
    <w:rsid w:val="00F07DAB"/>
    <w:rsid w:val="00F1153C"/>
    <w:rsid w:val="00F13AE2"/>
    <w:rsid w:val="00F14C06"/>
    <w:rsid w:val="00F166C4"/>
    <w:rsid w:val="00F16AC7"/>
    <w:rsid w:val="00F17317"/>
    <w:rsid w:val="00F21341"/>
    <w:rsid w:val="00F23F8A"/>
    <w:rsid w:val="00F268E7"/>
    <w:rsid w:val="00F318CF"/>
    <w:rsid w:val="00F3268E"/>
    <w:rsid w:val="00F3291A"/>
    <w:rsid w:val="00F3556A"/>
    <w:rsid w:val="00F374CF"/>
    <w:rsid w:val="00F37600"/>
    <w:rsid w:val="00F41466"/>
    <w:rsid w:val="00F41A6A"/>
    <w:rsid w:val="00F43A1C"/>
    <w:rsid w:val="00F43AE7"/>
    <w:rsid w:val="00F4405B"/>
    <w:rsid w:val="00F44654"/>
    <w:rsid w:val="00F45BC9"/>
    <w:rsid w:val="00F5130B"/>
    <w:rsid w:val="00F52562"/>
    <w:rsid w:val="00F53BD1"/>
    <w:rsid w:val="00F54A03"/>
    <w:rsid w:val="00F57846"/>
    <w:rsid w:val="00F600E1"/>
    <w:rsid w:val="00F61112"/>
    <w:rsid w:val="00F63712"/>
    <w:rsid w:val="00F63D6B"/>
    <w:rsid w:val="00F67908"/>
    <w:rsid w:val="00F716A0"/>
    <w:rsid w:val="00F717B6"/>
    <w:rsid w:val="00F71E75"/>
    <w:rsid w:val="00F72587"/>
    <w:rsid w:val="00F72685"/>
    <w:rsid w:val="00F72AC4"/>
    <w:rsid w:val="00F806FE"/>
    <w:rsid w:val="00F813B9"/>
    <w:rsid w:val="00F8145C"/>
    <w:rsid w:val="00F82939"/>
    <w:rsid w:val="00F83ECD"/>
    <w:rsid w:val="00F863EB"/>
    <w:rsid w:val="00F86CB8"/>
    <w:rsid w:val="00F908BD"/>
    <w:rsid w:val="00F914C2"/>
    <w:rsid w:val="00F917E2"/>
    <w:rsid w:val="00F9679C"/>
    <w:rsid w:val="00FA3077"/>
    <w:rsid w:val="00FA4121"/>
    <w:rsid w:val="00FA78AE"/>
    <w:rsid w:val="00FB3773"/>
    <w:rsid w:val="00FB39FF"/>
    <w:rsid w:val="00FB446B"/>
    <w:rsid w:val="00FB6B37"/>
    <w:rsid w:val="00FB78A7"/>
    <w:rsid w:val="00FC16AB"/>
    <w:rsid w:val="00FC263D"/>
    <w:rsid w:val="00FC2C7D"/>
    <w:rsid w:val="00FC3FE7"/>
    <w:rsid w:val="00FC6A07"/>
    <w:rsid w:val="00FC7740"/>
    <w:rsid w:val="00FC7CA2"/>
    <w:rsid w:val="00FC7DD6"/>
    <w:rsid w:val="00FD0F40"/>
    <w:rsid w:val="00FD15DA"/>
    <w:rsid w:val="00FD1AD5"/>
    <w:rsid w:val="00FD1C3B"/>
    <w:rsid w:val="00FD21E5"/>
    <w:rsid w:val="00FD47E7"/>
    <w:rsid w:val="00FD5EAD"/>
    <w:rsid w:val="00FE3CA2"/>
    <w:rsid w:val="00FE57F1"/>
    <w:rsid w:val="00FE6C7C"/>
    <w:rsid w:val="00FF09A8"/>
    <w:rsid w:val="00FF378C"/>
    <w:rsid w:val="00FF545F"/>
    <w:rsid w:val="00FF742F"/>
    <w:rsid w:val="02CC70C6"/>
    <w:rsid w:val="042D9049"/>
    <w:rsid w:val="0936FA15"/>
    <w:rsid w:val="0B571521"/>
    <w:rsid w:val="0DECF1B8"/>
    <w:rsid w:val="0F02C27C"/>
    <w:rsid w:val="11E40FB4"/>
    <w:rsid w:val="11FF2099"/>
    <w:rsid w:val="12E2E3DB"/>
    <w:rsid w:val="13D8CE19"/>
    <w:rsid w:val="16118AE6"/>
    <w:rsid w:val="16BA06BA"/>
    <w:rsid w:val="1973D473"/>
    <w:rsid w:val="1AF8593C"/>
    <w:rsid w:val="1F7E2990"/>
    <w:rsid w:val="1FC4AA57"/>
    <w:rsid w:val="21DA2AB6"/>
    <w:rsid w:val="236E1AE8"/>
    <w:rsid w:val="24242E41"/>
    <w:rsid w:val="24C52765"/>
    <w:rsid w:val="2751B438"/>
    <w:rsid w:val="2B9449EA"/>
    <w:rsid w:val="35CE05D1"/>
    <w:rsid w:val="4139E090"/>
    <w:rsid w:val="44713693"/>
    <w:rsid w:val="44FF3C58"/>
    <w:rsid w:val="457FF62B"/>
    <w:rsid w:val="45FEDD45"/>
    <w:rsid w:val="46C63845"/>
    <w:rsid w:val="48255658"/>
    <w:rsid w:val="482F7A54"/>
    <w:rsid w:val="4F58C34B"/>
    <w:rsid w:val="503C2CB6"/>
    <w:rsid w:val="52E08B76"/>
    <w:rsid w:val="54DD0C9B"/>
    <w:rsid w:val="58411401"/>
    <w:rsid w:val="5880912A"/>
    <w:rsid w:val="5D553C0A"/>
    <w:rsid w:val="60DAC7D4"/>
    <w:rsid w:val="62ED3735"/>
    <w:rsid w:val="63C450C5"/>
    <w:rsid w:val="66865CCE"/>
    <w:rsid w:val="672B2445"/>
    <w:rsid w:val="675F76DF"/>
    <w:rsid w:val="69CD4E08"/>
    <w:rsid w:val="6E8390AB"/>
    <w:rsid w:val="6EB36167"/>
    <w:rsid w:val="6F7EFF56"/>
    <w:rsid w:val="6F96D633"/>
    <w:rsid w:val="7129D8C4"/>
    <w:rsid w:val="731F923D"/>
    <w:rsid w:val="73BF1A33"/>
    <w:rsid w:val="73E51789"/>
    <w:rsid w:val="7519DB2E"/>
    <w:rsid w:val="76C1E876"/>
    <w:rsid w:val="77C02544"/>
    <w:rsid w:val="7B76BD7A"/>
    <w:rsid w:val="7E79B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956942"/>
  <w15:chartTrackingRefBased/>
  <w15:docId w15:val="{08F7A593-00EB-4B42-89B3-61B74EE2C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DF7"/>
  </w:style>
  <w:style w:type="paragraph" w:styleId="Ttulo1">
    <w:name w:val="heading 1"/>
    <w:basedOn w:val="Normal"/>
    <w:next w:val="Normal"/>
    <w:link w:val="Ttulo1Carter"/>
    <w:uiPriority w:val="9"/>
    <w:qFormat/>
    <w:rsid w:val="00B423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B423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423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423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423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423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423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423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423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423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B423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423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4236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4236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4236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4236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4236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4236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B423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423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423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423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B423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4236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4236A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B4236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423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4236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B4236A"/>
    <w:rPr>
      <w:b/>
      <w:bCs/>
      <w:smallCaps/>
      <w:color w:val="0F4761" w:themeColor="accent1" w:themeShade="BF"/>
      <w:spacing w:val="5"/>
    </w:rPr>
  </w:style>
  <w:style w:type="character" w:styleId="TextodoMarcadordePosio">
    <w:name w:val="Placeholder Text"/>
    <w:basedOn w:val="Tipodeletrapredefinidodopargrafo"/>
    <w:uiPriority w:val="99"/>
    <w:semiHidden/>
    <w:rsid w:val="00BF74BF"/>
    <w:rPr>
      <w:color w:val="666666"/>
    </w:rPr>
  </w:style>
  <w:style w:type="paragraph" w:styleId="Cabealho">
    <w:name w:val="header"/>
    <w:basedOn w:val="Normal"/>
    <w:link w:val="CabealhoCarter"/>
    <w:uiPriority w:val="99"/>
    <w:unhideWhenUsed/>
    <w:rsid w:val="00BF74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F74BF"/>
  </w:style>
  <w:style w:type="paragraph" w:styleId="Rodap">
    <w:name w:val="footer"/>
    <w:basedOn w:val="Normal"/>
    <w:link w:val="RodapCarter"/>
    <w:uiPriority w:val="99"/>
    <w:unhideWhenUsed/>
    <w:rsid w:val="00BF74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F74BF"/>
  </w:style>
  <w:style w:type="paragraph" w:styleId="Legenda">
    <w:name w:val="caption"/>
    <w:basedOn w:val="Normal"/>
    <w:next w:val="Normal"/>
    <w:uiPriority w:val="35"/>
    <w:unhideWhenUsed/>
    <w:qFormat/>
    <w:rsid w:val="00A509C3"/>
    <w:pPr>
      <w:spacing w:after="200" w:line="240" w:lineRule="auto"/>
    </w:pPr>
    <w:rPr>
      <w:i/>
      <w:iCs/>
      <w:color w:val="0E2841" w:themeColor="text2"/>
      <w:kern w:val="0"/>
      <w:sz w:val="18"/>
      <w:szCs w:val="18"/>
      <w14:ligatures w14:val="none"/>
    </w:rPr>
  </w:style>
  <w:style w:type="table" w:styleId="TabelacomGrelha">
    <w:name w:val="Table Grid"/>
    <w:basedOn w:val="Tabelanormal"/>
    <w:uiPriority w:val="59"/>
    <w:rsid w:val="00E2490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bealhodondice">
    <w:name w:val="TOC Heading"/>
    <w:basedOn w:val="Ttulo1"/>
    <w:next w:val="Normal"/>
    <w:uiPriority w:val="39"/>
    <w:unhideWhenUsed/>
    <w:qFormat/>
    <w:rsid w:val="0073182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731828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731828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C0E3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chart" Target="charts/chart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chart" Target="charts/chart2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uapt33090-my.sharepoint.com/personal/paulolacerda_ua_pt/Documents/Registo%20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uapt33090-my.sharepoint.com/personal/paulolacerda_ua_pt/Documents/UA/2%20Ano/MCE/Guioes%20-%20Praticos/Eletro/Registo%20dado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Tensão</a:t>
            </a:r>
            <a:r>
              <a:rPr lang="en-US" baseline="0"/>
              <a:t> de Hall em função da corrente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'[Registo 2.xlsx]Parte A'!$C$1</c:f>
              <c:strCache>
                <c:ptCount val="1"/>
                <c:pt idx="0">
                  <c:v>V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1.0875109361329833E-2"/>
                  <c:y val="-9.6759259259259264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PT"/>
                </a:p>
              </c:txPr>
            </c:trendlineLbl>
          </c:trendline>
          <c:xVal>
            <c:numRef>
              <c:f>'[Registo 2.xlsx]Parte A'!$B$2:$B$7</c:f>
              <c:numCache>
                <c:formatCode>General</c:formatCode>
                <c:ptCount val="6"/>
                <c:pt idx="0">
                  <c:v>2.9000000000000001E-2</c:v>
                </c:pt>
                <c:pt idx="1">
                  <c:v>0.04</c:v>
                </c:pt>
                <c:pt idx="2">
                  <c:v>5.0999999999999997E-2</c:v>
                </c:pt>
                <c:pt idx="3">
                  <c:v>7.4999999999999997E-2</c:v>
                </c:pt>
                <c:pt idx="4">
                  <c:v>0.13400000000000001</c:v>
                </c:pt>
                <c:pt idx="5">
                  <c:v>0.25800000000000001</c:v>
                </c:pt>
              </c:numCache>
            </c:numRef>
          </c:xVal>
          <c:yVal>
            <c:numRef>
              <c:f>'[Registo 2.xlsx]Parte A'!$C$2:$C$7</c:f>
              <c:numCache>
                <c:formatCode>General</c:formatCode>
                <c:ptCount val="6"/>
                <c:pt idx="0">
                  <c:v>4.1999999999999997E-3</c:v>
                </c:pt>
                <c:pt idx="1">
                  <c:v>5.7999999999999996E-3</c:v>
                </c:pt>
                <c:pt idx="2">
                  <c:v>7.6E-3</c:v>
                </c:pt>
                <c:pt idx="3">
                  <c:v>1.0800000000000001E-2</c:v>
                </c:pt>
                <c:pt idx="4">
                  <c:v>0.02</c:v>
                </c:pt>
                <c:pt idx="5">
                  <c:v>3.7499999999999999E-2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F29-4569-952F-FDC3DBD3D4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6131584"/>
        <c:axId val="2126130144"/>
      </c:scatterChart>
      <c:valAx>
        <c:axId val="2126131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Corrente</a:t>
                </a:r>
                <a:r>
                  <a:rPr lang="pt-PT" baseline="0"/>
                  <a:t> elétrica (A)</a:t>
                </a:r>
                <a:endParaRPr lang="pt-P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26130144"/>
        <c:crosses val="autoZero"/>
        <c:crossBetween val="midCat"/>
      </c:valAx>
      <c:valAx>
        <c:axId val="2126130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Tensão</a:t>
                </a:r>
                <a:r>
                  <a:rPr lang="pt-PT" baseline="0"/>
                  <a:t> de Hall (V)</a:t>
                </a:r>
                <a:endParaRPr lang="pt-P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261315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Campo</a:t>
            </a:r>
            <a:r>
              <a:rPr lang="pt-PT" baseline="0"/>
              <a:t> magnético das bobines</a:t>
            </a:r>
            <a:endParaRPr lang="pt-P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Bobine Nº1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'[Registo dados.xlsx]Parte B'!$D$31:$D$46</c:f>
              <c:numCache>
                <c:formatCode>General</c:formatCode>
                <c:ptCount val="16"/>
                <c:pt idx="0">
                  <c:v>0.2</c:v>
                </c:pt>
                <c:pt idx="1">
                  <c:v>0.19</c:v>
                </c:pt>
                <c:pt idx="2">
                  <c:v>0.18</c:v>
                </c:pt>
                <c:pt idx="3">
                  <c:v>0.17</c:v>
                </c:pt>
                <c:pt idx="4">
                  <c:v>0.16</c:v>
                </c:pt>
                <c:pt idx="5">
                  <c:v>0.15</c:v>
                </c:pt>
                <c:pt idx="6">
                  <c:v>0.14000000000000001</c:v>
                </c:pt>
                <c:pt idx="7">
                  <c:v>0.13</c:v>
                </c:pt>
                <c:pt idx="8">
                  <c:v>0.12</c:v>
                </c:pt>
                <c:pt idx="9">
                  <c:v>0.11</c:v>
                </c:pt>
                <c:pt idx="10">
                  <c:v>0.1</c:v>
                </c:pt>
                <c:pt idx="11">
                  <c:v>0.09</c:v>
                </c:pt>
                <c:pt idx="12">
                  <c:v>0.08</c:v>
                </c:pt>
                <c:pt idx="13">
                  <c:v>7.0000000000000007E-2</c:v>
                </c:pt>
                <c:pt idx="14">
                  <c:v>0.06</c:v>
                </c:pt>
                <c:pt idx="15">
                  <c:v>0.05</c:v>
                </c:pt>
              </c:numCache>
            </c:numRef>
          </c:xVal>
          <c:yVal>
            <c:numRef>
              <c:f>'[Registo dados.xlsx]Parte B'!$E$31:$E$46</c:f>
              <c:numCache>
                <c:formatCode>0.00000000</c:formatCode>
                <c:ptCount val="16"/>
                <c:pt idx="0">
                  <c:v>3.4686632825793118E-4</c:v>
                </c:pt>
                <c:pt idx="1">
                  <c:v>3.9770018670952459E-4</c:v>
                </c:pt>
                <c:pt idx="2">
                  <c:v>4.2760245638693244E-4</c:v>
                </c:pt>
                <c:pt idx="3">
                  <c:v>4.3059268335467324E-4</c:v>
                </c:pt>
                <c:pt idx="4">
                  <c:v>4.0667086761274693E-4</c:v>
                </c:pt>
                <c:pt idx="5">
                  <c:v>3.5284678219341277E-4</c:v>
                </c:pt>
                <c:pt idx="6">
                  <c:v>3.0201292374181936E-4</c:v>
                </c:pt>
                <c:pt idx="7">
                  <c:v>2.4519861135474446E-4</c:v>
                </c:pt>
                <c:pt idx="8">
                  <c:v>1.9137452593541034E-4</c:v>
                </c:pt>
                <c:pt idx="9">
                  <c:v>1.4652112141929851E-4</c:v>
                </c:pt>
                <c:pt idx="10">
                  <c:v>1.1362862477414987E-4</c:v>
                </c:pt>
                <c:pt idx="11">
                  <c:v>8.9706809032223591E-5</c:v>
                </c:pt>
                <c:pt idx="12">
                  <c:v>6.5784993290297295E-5</c:v>
                </c:pt>
                <c:pt idx="13">
                  <c:v>4.7843631483852584E-5</c:v>
                </c:pt>
                <c:pt idx="14">
                  <c:v>3.588272361288943E-5</c:v>
                </c:pt>
                <c:pt idx="15">
                  <c:v>2.6912042709667077E-5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964-4530-A57C-2DD25FBE3E87}"/>
            </c:ext>
          </c:extLst>
        </c:ser>
        <c:ser>
          <c:idx val="1"/>
          <c:order val="1"/>
          <c:tx>
            <c:v>Bobine Nº2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'[Registo dados.xlsx]Parte B'!$G$31:$G$46</c:f>
              <c:numCache>
                <c:formatCode>General</c:formatCode>
                <c:ptCount val="16"/>
                <c:pt idx="0">
                  <c:v>0.2</c:v>
                </c:pt>
                <c:pt idx="1">
                  <c:v>0.19</c:v>
                </c:pt>
                <c:pt idx="2">
                  <c:v>0.18</c:v>
                </c:pt>
                <c:pt idx="3">
                  <c:v>0.17</c:v>
                </c:pt>
                <c:pt idx="4">
                  <c:v>0.16</c:v>
                </c:pt>
                <c:pt idx="5">
                  <c:v>0.15</c:v>
                </c:pt>
                <c:pt idx="6">
                  <c:v>0.14000000000000001</c:v>
                </c:pt>
                <c:pt idx="7">
                  <c:v>0.13</c:v>
                </c:pt>
                <c:pt idx="8">
                  <c:v>0.12</c:v>
                </c:pt>
                <c:pt idx="9">
                  <c:v>0.11</c:v>
                </c:pt>
                <c:pt idx="10">
                  <c:v>0.1</c:v>
                </c:pt>
                <c:pt idx="11">
                  <c:v>0.09</c:v>
                </c:pt>
                <c:pt idx="12">
                  <c:v>0.08</c:v>
                </c:pt>
                <c:pt idx="13">
                  <c:v>7.0000000000000007E-2</c:v>
                </c:pt>
                <c:pt idx="14">
                  <c:v>0.06</c:v>
                </c:pt>
                <c:pt idx="15">
                  <c:v>0.05</c:v>
                </c:pt>
              </c:numCache>
            </c:numRef>
          </c:xVal>
          <c:yVal>
            <c:numRef>
              <c:f>'[Registo dados.xlsx]Parte B'!$H$31:$H$46</c:f>
              <c:numCache>
                <c:formatCode>0.00000000</c:formatCode>
                <c:ptCount val="16"/>
                <c:pt idx="0">
                  <c:v>6.2794766322539993E-5</c:v>
                </c:pt>
                <c:pt idx="1">
                  <c:v>8.3726355096719991E-5</c:v>
                </c:pt>
                <c:pt idx="2">
                  <c:v>1.1063839780638001E-4</c:v>
                </c:pt>
                <c:pt idx="3">
                  <c:v>1.4054066748378001E-4</c:v>
                </c:pt>
                <c:pt idx="4">
                  <c:v>1.7941361806439999E-4</c:v>
                </c:pt>
                <c:pt idx="5">
                  <c:v>2.3024747651597999E-4</c:v>
                </c:pt>
                <c:pt idx="6">
                  <c:v>2.8706178890303998E-4</c:v>
                </c:pt>
                <c:pt idx="7">
                  <c:v>3.3789564735462005E-4</c:v>
                </c:pt>
                <c:pt idx="8">
                  <c:v>3.8573927883845999E-4</c:v>
                </c:pt>
                <c:pt idx="9">
                  <c:v>4.0667086761263997E-4</c:v>
                </c:pt>
                <c:pt idx="10">
                  <c:v>4.0966109458037995E-4</c:v>
                </c:pt>
                <c:pt idx="11">
                  <c:v>3.9171973277393995E-4</c:v>
                </c:pt>
                <c:pt idx="12">
                  <c:v>3.3789564735462005E-4</c:v>
                </c:pt>
                <c:pt idx="13">
                  <c:v>2.9603246980626003E-4</c:v>
                </c:pt>
                <c:pt idx="14">
                  <c:v>2.3622793045146001E-4</c:v>
                </c:pt>
                <c:pt idx="15">
                  <c:v>1.8539407199988001E-4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964-4530-A57C-2DD25FBE3E87}"/>
            </c:ext>
          </c:extLst>
        </c:ser>
        <c:ser>
          <c:idx val="2"/>
          <c:order val="2"/>
          <c:tx>
            <c:v>Bobine 1+2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'[Registo dados.xlsx]Parte B'!$J$31:$J$46</c:f>
              <c:numCache>
                <c:formatCode>General</c:formatCode>
                <c:ptCount val="16"/>
                <c:pt idx="0">
                  <c:v>0.2</c:v>
                </c:pt>
                <c:pt idx="1">
                  <c:v>0.19</c:v>
                </c:pt>
                <c:pt idx="2">
                  <c:v>0.18</c:v>
                </c:pt>
                <c:pt idx="3">
                  <c:v>0.17</c:v>
                </c:pt>
                <c:pt idx="4">
                  <c:v>0.16</c:v>
                </c:pt>
                <c:pt idx="5">
                  <c:v>0.15</c:v>
                </c:pt>
                <c:pt idx="6">
                  <c:v>0.14000000000000001</c:v>
                </c:pt>
                <c:pt idx="7">
                  <c:v>0.13</c:v>
                </c:pt>
                <c:pt idx="8">
                  <c:v>0.12</c:v>
                </c:pt>
                <c:pt idx="9">
                  <c:v>0.11</c:v>
                </c:pt>
                <c:pt idx="10">
                  <c:v>0.1</c:v>
                </c:pt>
                <c:pt idx="11">
                  <c:v>0.09</c:v>
                </c:pt>
                <c:pt idx="12">
                  <c:v>0.08</c:v>
                </c:pt>
                <c:pt idx="13">
                  <c:v>7.0000000000000007E-2</c:v>
                </c:pt>
                <c:pt idx="14">
                  <c:v>0.06</c:v>
                </c:pt>
                <c:pt idx="15">
                  <c:v>0.05</c:v>
                </c:pt>
              </c:numCache>
            </c:numRef>
          </c:xVal>
          <c:yVal>
            <c:numRef>
              <c:f>'[Registo dados.xlsx]Parte B'!$K$31:$K$46</c:f>
              <c:numCache>
                <c:formatCode>0.00000000</c:formatCode>
                <c:ptCount val="16"/>
                <c:pt idx="0">
                  <c:v>4.0368064064489999E-4</c:v>
                </c:pt>
                <c:pt idx="1">
                  <c:v>4.7245586090292001E-4</c:v>
                </c:pt>
                <c:pt idx="2">
                  <c:v>5.2328971935450004E-4</c:v>
                </c:pt>
                <c:pt idx="3">
                  <c:v>5.6216266993512002E-4</c:v>
                </c:pt>
                <c:pt idx="4">
                  <c:v>5.7711380477382004E-4</c:v>
                </c:pt>
                <c:pt idx="5">
                  <c:v>5.860844856770401E-4</c:v>
                </c:pt>
                <c:pt idx="6">
                  <c:v>5.860844856770401E-4</c:v>
                </c:pt>
                <c:pt idx="7">
                  <c:v>5.860844856770401E-4</c:v>
                </c:pt>
                <c:pt idx="8">
                  <c:v>5.8010403174156002E-4</c:v>
                </c:pt>
                <c:pt idx="9">
                  <c:v>5.5917244296738004E-4</c:v>
                </c:pt>
                <c:pt idx="10">
                  <c:v>5.2029949238675995E-4</c:v>
                </c:pt>
                <c:pt idx="11">
                  <c:v>4.6348517999970001E-4</c:v>
                </c:pt>
                <c:pt idx="12">
                  <c:v>4.0069041367716001E-4</c:v>
                </c:pt>
                <c:pt idx="13">
                  <c:v>3.3191519341913998E-4</c:v>
                </c:pt>
                <c:pt idx="14">
                  <c:v>2.6613020012886005E-4</c:v>
                </c:pt>
                <c:pt idx="15">
                  <c:v>2.1230611470953999E-4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964-4530-A57C-2DD25FBE3E87}"/>
            </c:ext>
          </c:extLst>
        </c:ser>
        <c:ser>
          <c:idx val="3"/>
          <c:order val="3"/>
          <c:tx>
            <c:v>Curva Teórica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'[Registo dados.xlsx]Parte B'!$M$31:$M$46</c:f>
              <c:numCache>
                <c:formatCode>General</c:formatCode>
                <c:ptCount val="16"/>
                <c:pt idx="0">
                  <c:v>0.2</c:v>
                </c:pt>
                <c:pt idx="1">
                  <c:v>0.19</c:v>
                </c:pt>
                <c:pt idx="2">
                  <c:v>0.18</c:v>
                </c:pt>
                <c:pt idx="3">
                  <c:v>0.17</c:v>
                </c:pt>
                <c:pt idx="4">
                  <c:v>0.16</c:v>
                </c:pt>
                <c:pt idx="5">
                  <c:v>0.15</c:v>
                </c:pt>
                <c:pt idx="6">
                  <c:v>0.14000000000000001</c:v>
                </c:pt>
                <c:pt idx="7">
                  <c:v>0.13</c:v>
                </c:pt>
                <c:pt idx="8">
                  <c:v>0.12</c:v>
                </c:pt>
                <c:pt idx="9">
                  <c:v>0.11</c:v>
                </c:pt>
                <c:pt idx="10">
                  <c:v>0.1</c:v>
                </c:pt>
                <c:pt idx="11">
                  <c:v>0.09</c:v>
                </c:pt>
                <c:pt idx="12">
                  <c:v>0.08</c:v>
                </c:pt>
                <c:pt idx="13">
                  <c:v>7.0000000000000007E-2</c:v>
                </c:pt>
                <c:pt idx="14">
                  <c:v>0.06</c:v>
                </c:pt>
                <c:pt idx="15">
                  <c:v>0.05</c:v>
                </c:pt>
              </c:numCache>
            </c:numRef>
          </c:xVal>
          <c:yVal>
            <c:numRef>
              <c:f>'[Registo dados.xlsx]Parte B'!$N$31:$N$46</c:f>
              <c:numCache>
                <c:formatCode>General</c:formatCode>
                <c:ptCount val="16"/>
                <c:pt idx="0">
                  <c:v>4.0966109458047119E-4</c:v>
                </c:pt>
                <c:pt idx="1">
                  <c:v>4.8142654180624459E-4</c:v>
                </c:pt>
                <c:pt idx="2">
                  <c:v>5.3824085419331249E-4</c:v>
                </c:pt>
                <c:pt idx="3">
                  <c:v>5.7113335083845327E-4</c:v>
                </c:pt>
                <c:pt idx="4">
                  <c:v>5.8608448567714689E-4</c:v>
                </c:pt>
                <c:pt idx="5">
                  <c:v>5.8309425870939281E-4</c:v>
                </c:pt>
                <c:pt idx="6">
                  <c:v>5.8907471264485933E-4</c:v>
                </c:pt>
                <c:pt idx="7">
                  <c:v>5.8309425870936452E-4</c:v>
                </c:pt>
                <c:pt idx="8">
                  <c:v>5.7711380477387035E-4</c:v>
                </c:pt>
                <c:pt idx="9">
                  <c:v>5.5319198903193846E-4</c:v>
                </c:pt>
                <c:pt idx="10">
                  <c:v>5.2328971935452985E-4</c:v>
                </c:pt>
                <c:pt idx="11">
                  <c:v>4.8142654180616354E-4</c:v>
                </c:pt>
                <c:pt idx="12">
                  <c:v>4.0368064064491734E-4</c:v>
                </c:pt>
                <c:pt idx="13">
                  <c:v>3.4387610129011259E-4</c:v>
                </c:pt>
                <c:pt idx="14">
                  <c:v>2.7211065406434944E-4</c:v>
                </c:pt>
                <c:pt idx="15">
                  <c:v>2.1230611470954709E-4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964-4530-A57C-2DD25FBE3E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1011376"/>
        <c:axId val="1091031536"/>
      </c:scatterChart>
      <c:valAx>
        <c:axId val="10910113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 sz="1000" b="0" i="0" u="none" strike="noStrike" baseline="0">
                    <a:effectLst/>
                  </a:rPr>
                  <a:t>Tensão( ± 0,1 mV)</a:t>
                </a:r>
                <a:r>
                  <a:rPr lang="pt-PT" sz="1000" b="0" i="0" u="none" strike="noStrike" baseline="0"/>
                  <a:t> </a:t>
                </a:r>
                <a:endParaRPr lang="pt-P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1091031536"/>
        <c:crosses val="autoZero"/>
        <c:crossBetween val="midCat"/>
      </c:valAx>
      <c:valAx>
        <c:axId val="1091031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Distancia( ± 0,05 m 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0.0000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10910113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db119c0-d2cc-46b7-94af-a6703d0947ea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025EC9BCC6B644906A0CA4F72FA90E" ma:contentTypeVersion="6" ma:contentTypeDescription="Create a new document." ma:contentTypeScope="" ma:versionID="20042db23341f478728f795176bb25dc">
  <xsd:schema xmlns:xsd="http://www.w3.org/2001/XMLSchema" xmlns:xs="http://www.w3.org/2001/XMLSchema" xmlns:p="http://schemas.microsoft.com/office/2006/metadata/properties" xmlns:ns3="7db119c0-d2cc-46b7-94af-a6703d0947ea" targetNamespace="http://schemas.microsoft.com/office/2006/metadata/properties" ma:root="true" ma:fieldsID="4e5933985ac233aa765315538cdf4be2" ns3:_="">
    <xsd:import namespace="7db119c0-d2cc-46b7-94af-a6703d0947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b119c0-d2cc-46b7-94af-a6703d0947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5C125F-7178-4175-BEDD-280C28DD82AB}">
  <ds:schemaRefs>
    <ds:schemaRef ds:uri="http://www.w3.org/XML/1998/namespace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microsoft.com/office/2006/metadata/properties"/>
    <ds:schemaRef ds:uri="http://purl.org/dc/dcmitype/"/>
    <ds:schemaRef ds:uri="http://purl.org/dc/elements/1.1/"/>
    <ds:schemaRef ds:uri="http://schemas.openxmlformats.org/package/2006/metadata/core-properties"/>
    <ds:schemaRef ds:uri="7db119c0-d2cc-46b7-94af-a6703d0947ea"/>
  </ds:schemaRefs>
</ds:datastoreItem>
</file>

<file path=customXml/itemProps2.xml><?xml version="1.0" encoding="utf-8"?>
<ds:datastoreItem xmlns:ds="http://schemas.openxmlformats.org/officeDocument/2006/customXml" ds:itemID="{9C2E17B0-38C0-4449-9989-35FACE7D32E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6D618E1-6B70-47BC-83ED-E69393FCAE9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7B3E1EE-792A-4C6A-86A6-D342763A9D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b119c0-d2cc-46b7-94af-a6703d0947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1699</Words>
  <Characters>9178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10856</CharactersWithSpaces>
  <SharedDoc>false</SharedDoc>
  <HLinks>
    <vt:vector size="30" baseType="variant">
      <vt:variant>
        <vt:i4>1835065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_Toc184290510</vt:lpwstr>
      </vt:variant>
      <vt:variant>
        <vt:i4>1835065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_Toc184290510</vt:lpwstr>
      </vt:variant>
      <vt:variant>
        <vt:i4>1835065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_Toc184290510</vt:lpwstr>
      </vt:variant>
      <vt:variant>
        <vt:i4>1835065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_Toc184290510</vt:lpwstr>
      </vt:variant>
      <vt:variant>
        <vt:i4>1835065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_Toc184290510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Goulart</dc:creator>
  <cp:keywords/>
  <dc:description/>
  <cp:lastModifiedBy>Paulo Lacerda</cp:lastModifiedBy>
  <cp:revision>2</cp:revision>
  <cp:lastPrinted>2024-12-05T13:07:00Z</cp:lastPrinted>
  <dcterms:created xsi:type="dcterms:W3CDTF">2024-12-05T14:24:00Z</dcterms:created>
  <dcterms:modified xsi:type="dcterms:W3CDTF">2024-12-05T14:24:00Z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0x01010046025EC9BCC6B644906A0CA4F72FA90E</vt:lpwstr>
  </property>
</Properties>
</file>